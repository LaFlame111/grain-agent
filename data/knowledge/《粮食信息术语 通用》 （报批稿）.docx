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37CEA" w:rsidRDefault="00731DE0">
      <w:pPr>
        <w:pStyle w:val="affffffe"/>
        <w:framePr w:wrap="around"/>
      </w:pPr>
      <w:r>
        <w:rPr>
          <w:rFonts w:ascii="Times New Roman"/>
        </w:rPr>
        <w:t>ICS</w:t>
      </w:r>
      <w:r>
        <w:t> </w:t>
      </w:r>
      <w:bookmarkStart w:id="0" w:name="ICS"/>
      <w:r w:rsidR="003643D4">
        <w:fldChar w:fldCharType="begin">
          <w:ffData>
            <w:name w:val="ICS"/>
            <w:enabled/>
            <w:calcOnExit w:val="0"/>
            <w:helpText w:type="text" w:val="请输入正确的ICS号："/>
            <w:textInput>
              <w:default w:val="35.240.99"/>
            </w:textInput>
          </w:ffData>
        </w:fldChar>
      </w:r>
      <w:r w:rsidR="003643D4">
        <w:instrText xml:space="preserve"> FORMTEXT </w:instrText>
      </w:r>
      <w:r w:rsidR="003643D4">
        <w:fldChar w:fldCharType="separate"/>
      </w:r>
      <w:r w:rsidR="003643D4">
        <w:rPr>
          <w:noProof/>
        </w:rPr>
        <w:t>35.240.99</w:t>
      </w:r>
      <w:r w:rsidR="003643D4">
        <w:fldChar w:fldCharType="end"/>
      </w:r>
      <w:bookmarkEnd w:id="0"/>
    </w:p>
    <w:bookmarkStart w:id="1" w:name="WXFLH"/>
    <w:p w:rsidR="00737CEA" w:rsidRDefault="003643D4">
      <w:pPr>
        <w:pStyle w:val="affffffe"/>
        <w:framePr w:wrap="around"/>
      </w:pPr>
      <w:r>
        <w:fldChar w:fldCharType="begin">
          <w:ffData>
            <w:name w:val="WXFLH"/>
            <w:enabled/>
            <w:calcOnExit w:val="0"/>
            <w:helpText w:type="text" w:val="请输入中国标准文献分类号："/>
            <w:textInput>
              <w:default w:val="B20"/>
            </w:textInput>
          </w:ffData>
        </w:fldChar>
      </w:r>
      <w:r>
        <w:instrText xml:space="preserve"> FORMTEXT </w:instrText>
      </w:r>
      <w:r>
        <w:fldChar w:fldCharType="separate"/>
      </w:r>
      <w:r>
        <w:rPr>
          <w:noProof/>
        </w:rPr>
        <w:t>B20</w:t>
      </w:r>
      <w:r>
        <w:fldChar w:fldCharType="end"/>
      </w:r>
      <w:bookmarkEnd w:id="1"/>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854"/>
      </w:tblGrid>
      <w:tr w:rsidR="00737CEA">
        <w:tc>
          <w:tcPr>
            <w:tcW w:w="9854" w:type="dxa"/>
            <w:tcBorders>
              <w:top w:val="nil"/>
              <w:left w:val="nil"/>
              <w:bottom w:val="nil"/>
              <w:right w:val="nil"/>
            </w:tcBorders>
            <w:shd w:val="clear" w:color="auto" w:fill="auto"/>
          </w:tcPr>
          <w:p w:rsidR="00737CEA" w:rsidRDefault="00737CEA">
            <w:pPr>
              <w:pStyle w:val="affffffe"/>
              <w:framePr w:wrap="around"/>
            </w:pPr>
            <w:r>
              <w:pict>
                <v:rect id="BAH" o:spid="_x0000_s1026" style="position:absolute;margin-left:-5.25pt;margin-top:0;width:68.25pt;height:15.6pt;z-index:-251657216" o:gfxdata="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MiuL+zVAAAABwEAAA8AAAAAAAAAAQAgAAAAIgAAAGRycy9kb3ducmV2LnhtbFBLAQIUABQA&#10;AAAIAIdO4kAxhMQz8wEAANIDAAAOAAAAAAAAAAEAIAAAACQBAABkcnMvZTJvRG9jLnhtbFBLBQYA&#10;AAAABgAGAFkBAACJBQAAAAA=&#10;" stroked="f"/>
              </w:pict>
            </w:r>
            <w:r>
              <w:fldChar w:fldCharType="begin">
                <w:ffData>
                  <w:name w:val="BAH"/>
                  <w:enabled/>
                  <w:calcOnExit w:val="0"/>
                  <w:textInput/>
                </w:ffData>
              </w:fldChar>
            </w:r>
            <w:bookmarkStart w:id="2" w:name="BAH"/>
            <w:r w:rsidR="00731DE0">
              <w:instrText xml:space="preserve"> FORMTEXT </w:instrText>
            </w:r>
            <w:r>
              <w:fldChar w:fldCharType="separate"/>
            </w:r>
            <w:r w:rsidR="00731DE0">
              <w:t>     </w:t>
            </w:r>
            <w:r>
              <w:fldChar w:fldCharType="end"/>
            </w:r>
            <w:bookmarkEnd w:id="2"/>
          </w:p>
        </w:tc>
      </w:tr>
    </w:tbl>
    <w:p w:rsidR="00737CEA" w:rsidRDefault="00737CEA">
      <w:pPr>
        <w:pStyle w:val="affff5"/>
        <w:framePr w:wrap="around"/>
      </w:pPr>
      <w:r>
        <w:fldChar w:fldCharType="begin">
          <w:ffData>
            <w:name w:val="c1"/>
            <w:enabled/>
            <w:calcOnExit w:val="0"/>
            <w:entryMacro w:val="ShowHelp15"/>
            <w:textInput>
              <w:maxLength w:val="2"/>
            </w:textInput>
          </w:ffData>
        </w:fldChar>
      </w:r>
      <w:bookmarkStart w:id="3" w:name="c1"/>
      <w:r w:rsidR="00731DE0">
        <w:instrText xml:space="preserve"> FORMTEXT </w:instrText>
      </w:r>
      <w:r>
        <w:fldChar w:fldCharType="separate"/>
      </w:r>
      <w:r w:rsidR="00731DE0">
        <w:rPr>
          <w:rFonts w:hint="eastAsia"/>
        </w:rPr>
        <w:t>LS</w:t>
      </w:r>
      <w:r>
        <w:fldChar w:fldCharType="end"/>
      </w:r>
      <w:bookmarkEnd w:id="3"/>
    </w:p>
    <w:p w:rsidR="00737CEA" w:rsidRDefault="00731DE0">
      <w:pPr>
        <w:pStyle w:val="affffff2"/>
        <w:framePr w:wrap="around"/>
      </w:pPr>
      <w:r>
        <w:rPr>
          <w:rFonts w:hint="eastAsia"/>
        </w:rPr>
        <w:t>中华人民共和国</w:t>
      </w:r>
      <w:r w:rsidR="00737CEA">
        <w:fldChar w:fldCharType="begin">
          <w:ffData>
            <w:name w:val="c2"/>
            <w:enabled/>
            <w:calcOnExit w:val="0"/>
            <w:entryMacro w:val="showhelp11"/>
            <w:textInput/>
          </w:ffData>
        </w:fldChar>
      </w:r>
      <w:bookmarkStart w:id="4" w:name="c2"/>
      <w:r>
        <w:instrText xml:space="preserve"> FORMTEXT </w:instrText>
      </w:r>
      <w:r w:rsidR="00737CEA">
        <w:fldChar w:fldCharType="separate"/>
      </w:r>
      <w:r>
        <w:rPr>
          <w:rFonts w:hint="eastAsia"/>
        </w:rPr>
        <w:t>粮食</w:t>
      </w:r>
      <w:r w:rsidR="00737CEA">
        <w:fldChar w:fldCharType="end"/>
      </w:r>
      <w:bookmarkEnd w:id="4"/>
      <w:r>
        <w:rPr>
          <w:rFonts w:hint="eastAsia"/>
        </w:rPr>
        <w:t>行业标准</w:t>
      </w:r>
    </w:p>
    <w:p w:rsidR="00737CEA" w:rsidRDefault="00731DE0">
      <w:pPr>
        <w:pStyle w:val="21"/>
        <w:framePr w:wrap="around"/>
      </w:pPr>
      <w:r>
        <w:rPr>
          <w:rFonts w:ascii="Times New Roman" w:hint="eastAsia"/>
        </w:rPr>
        <w:t>LS</w:t>
      </w:r>
      <w:r>
        <w:rPr>
          <w:rFonts w:ascii="Times New Roman"/>
        </w:rPr>
        <w:t>/T</w:t>
      </w:r>
      <w:r>
        <w:rPr>
          <w:rFonts w:hint="eastAsia"/>
        </w:rPr>
        <w:t>1808</w:t>
      </w:r>
      <w:r>
        <w:t>—</w:t>
      </w:r>
      <w:r>
        <w:rPr>
          <w:rFonts w:hint="eastAsia"/>
        </w:rPr>
        <w:t>201</w:t>
      </w:r>
      <w:r>
        <w:rPr>
          <w:rFonts w:hint="eastAsia"/>
        </w:rPr>
        <w:t>7</w:t>
      </w:r>
      <w:bookmarkStart w:id="5" w:name="_GoBack"/>
      <w:bookmarkEnd w:id="5"/>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356"/>
      </w:tblGrid>
      <w:tr w:rsidR="00737CEA">
        <w:tc>
          <w:tcPr>
            <w:tcW w:w="9356" w:type="dxa"/>
            <w:tcBorders>
              <w:top w:val="nil"/>
              <w:left w:val="nil"/>
              <w:bottom w:val="nil"/>
              <w:right w:val="nil"/>
            </w:tcBorders>
            <w:shd w:val="clear" w:color="auto" w:fill="auto"/>
          </w:tcPr>
          <w:p w:rsidR="00737CEA" w:rsidRDefault="00737CEA">
            <w:pPr>
              <w:pStyle w:val="afffff"/>
              <w:framePr w:wrap="around"/>
            </w:pPr>
            <w:r>
              <w:pict>
                <v:rect id="DT" o:spid="_x0000_s1029" style="position:absolute;left:0;text-align:left;margin-left:372.8pt;margin-top:2.7pt;width:90pt;height:18pt;z-index:-251660288" o:gfxdata="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5g8svWAAAACAEAAA8AAAAAAAAAAQAgAAAAIgAAAGRycy9kb3ducmV2LnhtbFBLAQIUABQAAAAI&#10;AIdO4kDNQkvg7wEAANIDAAAOAAAAAAAAAAEAIAAAACUBAABkcnMvZTJvRG9jLnhtbFBLBQYAAAAA&#10;BgAGAFkBAACGBQAAAAA=&#10;" stroked="f"/>
              </w:pict>
            </w:r>
            <w:r>
              <w:fldChar w:fldCharType="begin">
                <w:ffData>
                  <w:name w:val="DT"/>
                  <w:enabled/>
                  <w:calcOnExit w:val="0"/>
                  <w:entryMacro w:val="ShowHelp4"/>
                  <w:textInput/>
                </w:ffData>
              </w:fldChar>
            </w:r>
            <w:bookmarkStart w:id="6" w:name="DT"/>
            <w:r w:rsidR="00731DE0">
              <w:instrText xml:space="preserve"> FORMTEXT </w:instrText>
            </w:r>
            <w:r>
              <w:fldChar w:fldCharType="separate"/>
            </w:r>
            <w:r w:rsidR="00731DE0">
              <w:t>     </w:t>
            </w:r>
            <w:r>
              <w:fldChar w:fldCharType="end"/>
            </w:r>
            <w:bookmarkEnd w:id="6"/>
          </w:p>
        </w:tc>
      </w:tr>
    </w:tbl>
    <w:p w:rsidR="00737CEA" w:rsidRDefault="00737CEA">
      <w:pPr>
        <w:pStyle w:val="21"/>
        <w:framePr w:wrap="around"/>
      </w:pPr>
    </w:p>
    <w:p w:rsidR="00737CEA" w:rsidRDefault="00737CEA">
      <w:pPr>
        <w:pStyle w:val="21"/>
        <w:framePr w:wrap="around"/>
      </w:pPr>
    </w:p>
    <w:p w:rsidR="00737CEA" w:rsidRDefault="00731DE0">
      <w:pPr>
        <w:pStyle w:val="21"/>
        <w:framePr w:w="9639" w:h="6917" w:hRule="exact" w:hSpace="0" w:wrap="around" w:xAlign="center" w:y="6408"/>
        <w:jc w:val="center"/>
        <w:rPr>
          <w:sz w:val="52"/>
          <w:szCs w:val="20"/>
        </w:rPr>
      </w:pPr>
      <w:r>
        <w:rPr>
          <w:rFonts w:hint="eastAsia"/>
          <w:sz w:val="52"/>
          <w:szCs w:val="20"/>
        </w:rPr>
        <w:t>粮</w:t>
      </w:r>
      <w:bookmarkStart w:id="7" w:name="StandardName"/>
      <w:r>
        <w:rPr>
          <w:rFonts w:hint="eastAsia"/>
          <w:sz w:val="52"/>
          <w:szCs w:val="20"/>
        </w:rPr>
        <w:t>食信息术语</w:t>
      </w:r>
      <w:r>
        <w:rPr>
          <w:rFonts w:hint="eastAsia"/>
          <w:sz w:val="52"/>
          <w:szCs w:val="20"/>
        </w:rPr>
        <w:t xml:space="preserve"> </w:t>
      </w:r>
      <w:bookmarkEnd w:id="7"/>
      <w:r>
        <w:rPr>
          <w:rFonts w:hint="eastAsia"/>
          <w:sz w:val="52"/>
          <w:szCs w:val="20"/>
        </w:rPr>
        <w:t>通用</w:t>
      </w:r>
    </w:p>
    <w:p w:rsidR="00737CEA" w:rsidRDefault="00737CEA">
      <w:pPr>
        <w:pStyle w:val="afffff1"/>
        <w:framePr w:wrap="around"/>
      </w:pPr>
      <w:r>
        <w:fldChar w:fldCharType="begin">
          <w:ffData>
            <w:name w:val="StdEnglishName"/>
            <w:enabled/>
            <w:calcOnExit w:val="0"/>
            <w:textInput>
              <w:default w:val="点击此处添加标准英文译名"/>
            </w:textInput>
          </w:ffData>
        </w:fldChar>
      </w:r>
      <w:bookmarkStart w:id="8" w:name="StdEnglishName"/>
      <w:r w:rsidR="00731DE0">
        <w:instrText xml:space="preserve"> FORMTEXT </w:instrText>
      </w:r>
      <w:r>
        <w:fldChar w:fldCharType="separate"/>
      </w:r>
      <w:r w:rsidR="00731DE0">
        <w:t>Grain Information Terminology</w:t>
      </w:r>
      <w:r w:rsidR="00731DE0">
        <w:rPr>
          <w:rFonts w:ascii="黑体"/>
        </w:rPr>
        <w:t>—</w:t>
      </w:r>
      <w:r w:rsidR="00731DE0">
        <w:rPr>
          <w:rFonts w:hint="eastAsia"/>
        </w:rPr>
        <w:t>General</w:t>
      </w:r>
      <w:r>
        <w:fldChar w:fldCharType="end"/>
      </w:r>
      <w:bookmarkEnd w:id="8"/>
    </w:p>
    <w:p w:rsidR="00737CEA" w:rsidRDefault="00737CEA">
      <w:pPr>
        <w:pStyle w:val="afffff2"/>
        <w:framePr w:wrap="around"/>
      </w:pPr>
    </w:p>
    <w:p w:rsidR="00737CEA" w:rsidRDefault="00731DE0">
      <w:pPr>
        <w:framePr w:w="9639" w:h="6917" w:hRule="exact" w:wrap="around" w:vAnchor="page" w:hAnchor="page" w:xAlign="center" w:y="6408" w:anchorLock="1"/>
        <w:widowControl/>
        <w:spacing w:before="100" w:beforeAutospacing="1" w:after="100" w:afterAutospacing="1"/>
        <w:ind w:firstLineChars="1800" w:firstLine="4320"/>
        <w:jc w:val="left"/>
        <w:rPr>
          <w:rFonts w:ascii="宋体" w:hAnsi="宋体" w:cs="宋体"/>
          <w:kern w:val="0"/>
          <w:sz w:val="24"/>
        </w:rPr>
      </w:pPr>
      <w:r>
        <w:rPr>
          <w:rFonts w:ascii="宋体" w:hAnsi="宋体" w:cs="宋体"/>
          <w:kern w:val="0"/>
          <w:sz w:val="24"/>
        </w:rPr>
        <w:t>（报批稿）</w:t>
      </w:r>
      <w:r>
        <w:rPr>
          <w:rFonts w:ascii="宋体" w:hAnsi="宋体" w:cs="宋体"/>
          <w:kern w:val="0"/>
          <w:sz w:val="24"/>
        </w:rPr>
        <w:t xml:space="preserve"> </w:t>
      </w:r>
    </w:p>
    <w:p w:rsidR="00737CEA" w:rsidRDefault="00731DE0">
      <w:pPr>
        <w:framePr w:w="9639" w:h="6917" w:hRule="exact" w:wrap="around" w:vAnchor="page" w:hAnchor="page" w:xAlign="center" w:y="6408" w:anchorLock="1"/>
        <w:widowControl/>
        <w:spacing w:before="100" w:beforeAutospacing="1" w:after="100" w:afterAutospacing="1"/>
        <w:ind w:firstLineChars="1300" w:firstLine="3120"/>
        <w:jc w:val="left"/>
        <w:rPr>
          <w:rFonts w:ascii="宋体" w:hAnsi="宋体" w:cs="宋体"/>
          <w:kern w:val="0"/>
          <w:sz w:val="24"/>
        </w:rPr>
      </w:pPr>
      <w:r>
        <w:rPr>
          <w:rFonts w:ascii="宋体" w:hAnsi="宋体" w:cs="宋体"/>
          <w:kern w:val="0"/>
          <w:sz w:val="24"/>
        </w:rPr>
        <w:t>（本稿完成日期：</w:t>
      </w:r>
      <w:r>
        <w:rPr>
          <w:rFonts w:ascii="宋体" w:hAnsi="宋体" w:cs="宋体"/>
          <w:kern w:val="0"/>
          <w:sz w:val="24"/>
        </w:rPr>
        <w:t>2016-</w:t>
      </w:r>
      <w:r>
        <w:rPr>
          <w:rFonts w:ascii="宋体" w:hAnsi="宋体" w:cs="宋体" w:hint="eastAsia"/>
          <w:kern w:val="0"/>
          <w:sz w:val="24"/>
        </w:rPr>
        <w:t>12</w:t>
      </w:r>
      <w:r>
        <w:rPr>
          <w:rFonts w:ascii="宋体" w:hAnsi="宋体" w:cs="宋体"/>
          <w:kern w:val="0"/>
          <w:sz w:val="24"/>
        </w:rPr>
        <w:t>-</w:t>
      </w:r>
      <w:r>
        <w:rPr>
          <w:rFonts w:ascii="宋体" w:hAnsi="宋体" w:cs="宋体" w:hint="eastAsia"/>
          <w:kern w:val="0"/>
          <w:sz w:val="24"/>
        </w:rPr>
        <w:t>26</w:t>
      </w:r>
      <w:r>
        <w:rPr>
          <w:rFonts w:ascii="宋体" w:hAnsi="宋体" w:cs="宋体"/>
          <w:kern w:val="0"/>
          <w:sz w:val="24"/>
        </w:rPr>
        <w:t>）</w:t>
      </w:r>
      <w:r>
        <w:rPr>
          <w:rFonts w:ascii="宋体" w:hAnsi="宋体" w:cs="宋体"/>
          <w:kern w:val="0"/>
          <w:sz w:val="24"/>
        </w:rPr>
        <w:t xml:space="preserve"> </w:t>
      </w:r>
    </w:p>
    <w:p w:rsidR="00737CEA" w:rsidRDefault="00737CEA">
      <w:pPr>
        <w:pStyle w:val="afffffff5"/>
        <w:framePr w:wrap="around" w:hAnchor="page" w:x="1173"/>
      </w:pPr>
      <w:r>
        <w:rPr>
          <w:rFonts w:ascii="黑体"/>
        </w:rPr>
        <w:fldChar w:fldCharType="begin">
          <w:ffData>
            <w:name w:val="FY"/>
            <w:enabled/>
            <w:calcOnExit w:val="0"/>
            <w:entryMacro w:val="ShowHelp8"/>
            <w:textInput>
              <w:default w:val="XXXX"/>
              <w:maxLength w:val="4"/>
            </w:textInput>
          </w:ffData>
        </w:fldChar>
      </w:r>
      <w:bookmarkStart w:id="9" w:name="FY"/>
      <w:r w:rsidR="00731DE0">
        <w:rPr>
          <w:rFonts w:ascii="黑体"/>
        </w:rPr>
        <w:instrText xml:space="preserve"> FORMTEXT </w:instrText>
      </w:r>
      <w:r>
        <w:rPr>
          <w:rFonts w:ascii="黑体"/>
        </w:rPr>
      </w:r>
      <w:r>
        <w:rPr>
          <w:rFonts w:ascii="黑体"/>
        </w:rPr>
        <w:fldChar w:fldCharType="separate"/>
      </w:r>
      <w:r w:rsidR="00731DE0">
        <w:rPr>
          <w:rFonts w:ascii="黑体"/>
        </w:rPr>
        <w:t>XXXX</w:t>
      </w:r>
      <w:r>
        <w:rPr>
          <w:rFonts w:ascii="黑体"/>
        </w:rPr>
        <w:fldChar w:fldCharType="end"/>
      </w:r>
      <w:bookmarkEnd w:id="9"/>
      <w:r w:rsidR="00731DE0">
        <w:rPr>
          <w:rFonts w:ascii="黑体"/>
        </w:rPr>
        <w:t>-</w:t>
      </w:r>
      <w:r>
        <w:rPr>
          <w:rFonts w:ascii="黑体"/>
        </w:rPr>
        <w:fldChar w:fldCharType="begin">
          <w:ffData>
            <w:name w:val="FM"/>
            <w:enabled/>
            <w:calcOnExit w:val="0"/>
            <w:entryMacro w:val="ShowHelp8"/>
            <w:textInput>
              <w:default w:val="XX"/>
              <w:maxLength w:val="2"/>
            </w:textInput>
          </w:ffData>
        </w:fldChar>
      </w:r>
      <w:r w:rsidR="00731DE0">
        <w:rPr>
          <w:rFonts w:ascii="黑体"/>
        </w:rPr>
        <w:instrText xml:space="preserve"> FORMTEXT </w:instrText>
      </w:r>
      <w:r>
        <w:rPr>
          <w:rFonts w:ascii="黑体"/>
        </w:rPr>
      </w:r>
      <w:r>
        <w:rPr>
          <w:rFonts w:ascii="黑体"/>
        </w:rPr>
        <w:fldChar w:fldCharType="separate"/>
      </w:r>
      <w:r w:rsidR="00731DE0">
        <w:rPr>
          <w:rFonts w:ascii="黑体"/>
        </w:rPr>
        <w:t>XX</w:t>
      </w:r>
      <w:r>
        <w:rPr>
          <w:rFonts w:ascii="黑体"/>
        </w:rPr>
        <w:fldChar w:fldCharType="end"/>
      </w:r>
      <w:r w:rsidR="00731DE0">
        <w:rPr>
          <w:rFonts w:ascii="黑体"/>
        </w:rPr>
        <w:t>-</w:t>
      </w:r>
      <w:r>
        <w:rPr>
          <w:rFonts w:ascii="黑体"/>
        </w:rPr>
        <w:fldChar w:fldCharType="begin">
          <w:ffData>
            <w:name w:val="FD"/>
            <w:enabled/>
            <w:calcOnExit w:val="0"/>
            <w:entryMacro w:val="ShowHelp8"/>
            <w:textInput>
              <w:default w:val="XX"/>
              <w:maxLength w:val="2"/>
            </w:textInput>
          </w:ffData>
        </w:fldChar>
      </w:r>
      <w:bookmarkStart w:id="10" w:name="FD"/>
      <w:r w:rsidR="00731DE0">
        <w:rPr>
          <w:rFonts w:ascii="黑体"/>
        </w:rPr>
        <w:instrText xml:space="preserve"> FORMTEXT </w:instrText>
      </w:r>
      <w:r>
        <w:rPr>
          <w:rFonts w:ascii="黑体"/>
        </w:rPr>
      </w:r>
      <w:r>
        <w:rPr>
          <w:rFonts w:ascii="黑体"/>
        </w:rPr>
        <w:fldChar w:fldCharType="separate"/>
      </w:r>
      <w:r w:rsidR="00731DE0">
        <w:rPr>
          <w:rFonts w:ascii="黑体"/>
        </w:rPr>
        <w:t>XX</w:t>
      </w:r>
      <w:r>
        <w:rPr>
          <w:rFonts w:ascii="黑体"/>
        </w:rPr>
        <w:fldChar w:fldCharType="end"/>
      </w:r>
      <w:bookmarkEnd w:id="10"/>
      <w:r w:rsidR="00731DE0">
        <w:rPr>
          <w:rFonts w:hint="eastAsia"/>
        </w:rPr>
        <w:t>发布</w:t>
      </w:r>
      <w:r>
        <w:pict>
          <v:line id="Line 10" o:spid="_x0000_s1028" style="position:absolute;z-index:251654144;mso-position-horizontal-relative:text;mso-position-vertical-relative:page" from="57.2pt,732.65pt" to="539.1pt,732.65pt" o:gfxdata="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jgxQ&#10;jNkAAAAOAQAADwAAAAAAAAABACAAAAAiAAAAZHJzL2Rvd25yZXYueG1sUEsBAhQAFAAAAAgAh07i&#10;QCCZhmyvAQAAUgMAAA4AAAAAAAAAAQAgAAAAKAEAAGRycy9lMm9Eb2MueG1sUEsFBgAAAAAGAAYA&#10;WQEAAEkFAAAAAA==&#10;">
            <w10:wrap anchory="page"/>
            <w10:anchorlock/>
          </v:line>
        </w:pict>
      </w:r>
    </w:p>
    <w:p w:rsidR="00737CEA" w:rsidRDefault="00737CEA">
      <w:pPr>
        <w:pStyle w:val="afffffff6"/>
        <w:framePr w:wrap="around" w:hAnchor="page" w:x="6748" w:y="14134"/>
      </w:pPr>
      <w:r>
        <w:rPr>
          <w:rFonts w:ascii="黑体"/>
        </w:rPr>
        <w:fldChar w:fldCharType="begin">
          <w:ffData>
            <w:name w:val="SY"/>
            <w:enabled/>
            <w:calcOnExit w:val="0"/>
            <w:entryMacro w:val="ShowHelp9"/>
            <w:textInput>
              <w:default w:val="XXXX"/>
              <w:maxLength w:val="4"/>
            </w:textInput>
          </w:ffData>
        </w:fldChar>
      </w:r>
      <w:bookmarkStart w:id="11" w:name="SY"/>
      <w:r w:rsidR="00731DE0">
        <w:rPr>
          <w:rFonts w:ascii="黑体"/>
        </w:rPr>
        <w:instrText xml:space="preserve"> FORMTEXT </w:instrText>
      </w:r>
      <w:r>
        <w:rPr>
          <w:rFonts w:ascii="黑体"/>
        </w:rPr>
      </w:r>
      <w:r>
        <w:rPr>
          <w:rFonts w:ascii="黑体"/>
        </w:rPr>
        <w:fldChar w:fldCharType="separate"/>
      </w:r>
      <w:r w:rsidR="00731DE0">
        <w:rPr>
          <w:rFonts w:ascii="黑体"/>
        </w:rPr>
        <w:t>XXXX</w:t>
      </w:r>
      <w:r>
        <w:rPr>
          <w:rFonts w:ascii="黑体"/>
        </w:rPr>
        <w:fldChar w:fldCharType="end"/>
      </w:r>
      <w:bookmarkEnd w:id="11"/>
      <w:r w:rsidR="00731DE0">
        <w:rPr>
          <w:rFonts w:ascii="黑体"/>
        </w:rPr>
        <w:t>-</w:t>
      </w:r>
      <w:r>
        <w:rPr>
          <w:rFonts w:ascii="黑体"/>
        </w:rPr>
        <w:fldChar w:fldCharType="begin">
          <w:ffData>
            <w:name w:val="SM"/>
            <w:enabled/>
            <w:calcOnExit w:val="0"/>
            <w:entryMacro w:val="ShowHelp9"/>
            <w:textInput>
              <w:default w:val="XX"/>
              <w:maxLength w:val="2"/>
            </w:textInput>
          </w:ffData>
        </w:fldChar>
      </w:r>
      <w:bookmarkStart w:id="12" w:name="SM"/>
      <w:r w:rsidR="00731DE0">
        <w:rPr>
          <w:rFonts w:ascii="黑体"/>
        </w:rPr>
        <w:instrText xml:space="preserve"> FORMTEXT </w:instrText>
      </w:r>
      <w:r>
        <w:rPr>
          <w:rFonts w:ascii="黑体"/>
        </w:rPr>
      </w:r>
      <w:r>
        <w:rPr>
          <w:rFonts w:ascii="黑体"/>
        </w:rPr>
        <w:fldChar w:fldCharType="separate"/>
      </w:r>
      <w:r w:rsidR="00731DE0">
        <w:rPr>
          <w:rFonts w:ascii="黑体"/>
        </w:rPr>
        <w:t>XX</w:t>
      </w:r>
      <w:r>
        <w:rPr>
          <w:rFonts w:ascii="黑体"/>
        </w:rPr>
        <w:fldChar w:fldCharType="end"/>
      </w:r>
      <w:bookmarkEnd w:id="12"/>
      <w:r w:rsidR="00731DE0">
        <w:rPr>
          <w:rFonts w:ascii="黑体"/>
        </w:rPr>
        <w:t>-</w:t>
      </w:r>
      <w:r>
        <w:rPr>
          <w:rFonts w:ascii="黑体"/>
        </w:rPr>
        <w:fldChar w:fldCharType="begin">
          <w:ffData>
            <w:name w:val="SD"/>
            <w:enabled/>
            <w:calcOnExit w:val="0"/>
            <w:entryMacro w:val="ShowHelp9"/>
            <w:textInput>
              <w:default w:val="XX"/>
              <w:maxLength w:val="2"/>
            </w:textInput>
          </w:ffData>
        </w:fldChar>
      </w:r>
      <w:bookmarkStart w:id="13" w:name="SD"/>
      <w:r w:rsidR="00731DE0">
        <w:rPr>
          <w:rFonts w:ascii="黑体"/>
        </w:rPr>
        <w:instrText xml:space="preserve"> FORMTEXT </w:instrText>
      </w:r>
      <w:r>
        <w:rPr>
          <w:rFonts w:ascii="黑体"/>
        </w:rPr>
      </w:r>
      <w:r>
        <w:rPr>
          <w:rFonts w:ascii="黑体"/>
        </w:rPr>
        <w:fldChar w:fldCharType="separate"/>
      </w:r>
      <w:r w:rsidR="00731DE0">
        <w:rPr>
          <w:rFonts w:ascii="黑体"/>
        </w:rPr>
        <w:t>XX</w:t>
      </w:r>
      <w:r>
        <w:rPr>
          <w:rFonts w:ascii="黑体"/>
        </w:rPr>
        <w:fldChar w:fldCharType="end"/>
      </w:r>
      <w:bookmarkEnd w:id="13"/>
      <w:r w:rsidR="00731DE0">
        <w:rPr>
          <w:rFonts w:hint="eastAsia"/>
        </w:rPr>
        <w:t>实施</w:t>
      </w:r>
    </w:p>
    <w:p w:rsidR="00737CEA" w:rsidRDefault="00737CEA">
      <w:pPr>
        <w:pStyle w:val="affffff3"/>
        <w:framePr w:wrap="around"/>
      </w:pPr>
      <w:r>
        <w:fldChar w:fldCharType="begin">
          <w:ffData>
            <w:name w:val="fm"/>
            <w:enabled/>
            <w:calcOnExit w:val="0"/>
            <w:textInput/>
          </w:ffData>
        </w:fldChar>
      </w:r>
      <w:bookmarkStart w:id="14" w:name="fm"/>
      <w:r w:rsidR="00731DE0">
        <w:instrText xml:space="preserve"> FORMTEXT </w:instrText>
      </w:r>
      <w:r>
        <w:fldChar w:fldCharType="separate"/>
      </w:r>
      <w:r w:rsidR="00731DE0">
        <w:t>    </w:t>
      </w:r>
      <w:r w:rsidR="00731DE0">
        <w:t> </w:t>
      </w:r>
      <w:r>
        <w:fldChar w:fldCharType="end"/>
      </w:r>
      <w:bookmarkEnd w:id="14"/>
      <w:r w:rsidR="00731DE0">
        <w:t>   </w:t>
      </w:r>
      <w:r w:rsidR="00731DE0">
        <w:rPr>
          <w:rStyle w:val="affffc"/>
          <w:rFonts w:hint="eastAsia"/>
        </w:rPr>
        <w:t>发布</w:t>
      </w:r>
    </w:p>
    <w:p w:rsidR="00737CEA" w:rsidRDefault="00737CEA">
      <w:pPr>
        <w:pStyle w:val="affe"/>
        <w:sectPr w:rsidR="00737CEA">
          <w:pgSz w:w="11906" w:h="16838"/>
          <w:pgMar w:top="567" w:right="850" w:bottom="1134" w:left="1418" w:header="0" w:footer="0" w:gutter="0"/>
          <w:pgNumType w:start="1"/>
          <w:cols w:space="425"/>
          <w:docGrid w:type="lines" w:linePitch="312"/>
        </w:sectPr>
      </w:pPr>
      <w:r>
        <w:pict>
          <v:line id="Line 11" o:spid="_x0000_s1027" style="position:absolute;left:0;text-align:left;z-index:251655168" from="-.05pt,184.25pt" to="481.85pt,184.25pt" o:gfxdata="UEsDBAoAAAAAAIdO4kAAAAAAAAAAAAAAAAAEAAAAZHJzL1BLAwQUAAAACACHTuJAQkHiX9cAAAAJ&#10;AQAADwAAAGRycy9kb3ducmV2LnhtbE2PzU7DMBCE70h9B2uRuFStnUaE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CQeJf1wAA&#10;AAkBAAAPAAAAAAAAAAEAIAAAACIAAABkcnMvZG93bnJldi54bWxQSwECFAAUAAAACACHTuJAfoMW&#10;Iq0BAABSAwAADgAAAAAAAAABACAAAAAmAQAAZHJzL2Uyb0RvYy54bWxQSwUGAAAAAAYABgBZAQAA&#10;RQUAAAAA&#10;"/>
        </w:pict>
      </w:r>
    </w:p>
    <w:p w:rsidR="00737CEA" w:rsidRDefault="00731DE0">
      <w:pPr>
        <w:pStyle w:val="afffc"/>
      </w:pPr>
      <w:bookmarkStart w:id="15" w:name="_Toc452466043"/>
      <w:bookmarkStart w:id="16" w:name="_Toc447891504"/>
      <w:bookmarkStart w:id="17" w:name="_Toc446426176"/>
      <w:bookmarkStart w:id="18" w:name="_Toc438063643"/>
      <w:bookmarkStart w:id="19" w:name="_Toc446426156"/>
      <w:bookmarkStart w:id="20" w:name="_Toc446928311"/>
      <w:bookmarkStart w:id="21" w:name="_Toc451252363"/>
      <w:bookmarkStart w:id="22" w:name="_Toc452724270"/>
      <w:bookmarkStart w:id="23" w:name="_Toc453486931"/>
      <w:r>
        <w:rPr>
          <w:rFonts w:hint="eastAsia"/>
        </w:rPr>
        <w:lastRenderedPageBreak/>
        <w:t>目</w:t>
      </w:r>
      <w:bookmarkStart w:id="24" w:name="BKML"/>
      <w:r>
        <w:rPr>
          <w:rFonts w:hAnsi="黑体"/>
        </w:rPr>
        <w:t>  </w:t>
      </w:r>
      <w:r>
        <w:rPr>
          <w:rFonts w:hint="eastAsia"/>
        </w:rPr>
        <w:t>次</w:t>
      </w:r>
      <w:bookmarkEnd w:id="24"/>
    </w:p>
    <w:p w:rsidR="00737CEA" w:rsidRDefault="00737CEA">
      <w:pPr>
        <w:pStyle w:val="1"/>
        <w:spacing w:before="78" w:after="78"/>
        <w:rPr>
          <w:rFonts w:asciiTheme="minorHAnsi" w:eastAsiaTheme="minorEastAsia" w:hAnsiTheme="minorHAnsi" w:cstheme="minorBidi"/>
          <w:szCs w:val="22"/>
        </w:rPr>
      </w:pPr>
      <w:r>
        <w:fldChar w:fldCharType="begin"/>
      </w:r>
      <w:r w:rsidR="00731DE0">
        <w:instrText xml:space="preserve"> TOC \h \z \t "</w:instrText>
      </w:r>
      <w:r w:rsidR="00731DE0">
        <w:instrText>前言、引言标题</w:instrText>
      </w:r>
      <w:r w:rsidR="00731DE0">
        <w:instrText>,1,</w:instrText>
      </w:r>
      <w:r w:rsidR="00731DE0">
        <w:instrText>参考文献、索引标题</w:instrText>
      </w:r>
      <w:r w:rsidR="00731DE0">
        <w:instrText>,1,</w:instrText>
      </w:r>
      <w:r w:rsidR="00731DE0">
        <w:instrText>章标题</w:instrText>
      </w:r>
      <w:r w:rsidR="00731DE0">
        <w:instrText>,1,</w:instrText>
      </w:r>
      <w:r w:rsidR="00731DE0">
        <w:instrText>参考文献</w:instrText>
      </w:r>
      <w:r w:rsidR="00731DE0">
        <w:instrText>,1,</w:instrText>
      </w:r>
      <w:r w:rsidR="00731DE0">
        <w:instrText>附录标识</w:instrText>
      </w:r>
      <w:r w:rsidR="00731DE0">
        <w:instrText>,1"</w:instrText>
      </w:r>
      <w:r>
        <w:fldChar w:fldCharType="separate"/>
      </w:r>
      <w:hyperlink w:anchor="_Toc465198537" w:history="1">
        <w:r w:rsidR="00731DE0">
          <w:rPr>
            <w:rStyle w:val="afff6"/>
            <w:rFonts w:hint="eastAsia"/>
            <w:color w:val="auto"/>
          </w:rPr>
          <w:t>前</w:t>
        </w:r>
        <w:r w:rsidR="00731DE0">
          <w:rPr>
            <w:rStyle w:val="afff6"/>
            <w:color w:val="auto"/>
          </w:rPr>
          <w:t>  </w:t>
        </w:r>
        <w:r w:rsidR="00731DE0">
          <w:rPr>
            <w:rStyle w:val="afff6"/>
            <w:rFonts w:hint="eastAsia"/>
            <w:color w:val="auto"/>
          </w:rPr>
          <w:t>言</w:t>
        </w:r>
        <w:r w:rsidR="00731DE0">
          <w:tab/>
        </w:r>
        <w:r>
          <w:fldChar w:fldCharType="begin"/>
        </w:r>
        <w:r w:rsidR="00731DE0">
          <w:instrText xml:space="preserve"> PAGEREF _Toc465198537 \h </w:instrText>
        </w:r>
        <w:r>
          <w:fldChar w:fldCharType="separate"/>
        </w:r>
        <w:r w:rsidR="00731DE0">
          <w:t>II</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38" w:history="1">
        <w:r w:rsidR="00731DE0">
          <w:rPr>
            <w:rStyle w:val="afff6"/>
            <w:color w:val="auto"/>
          </w:rPr>
          <w:t>1</w:t>
        </w:r>
        <w:r w:rsidR="00731DE0">
          <w:rPr>
            <w:rStyle w:val="afff6"/>
            <w:rFonts w:hint="eastAsia"/>
            <w:color w:val="auto"/>
          </w:rPr>
          <w:t xml:space="preserve"> </w:t>
        </w:r>
        <w:r w:rsidR="00731DE0">
          <w:rPr>
            <w:rStyle w:val="afff6"/>
            <w:rFonts w:hint="eastAsia"/>
            <w:color w:val="auto"/>
          </w:rPr>
          <w:t>范围</w:t>
        </w:r>
        <w:r w:rsidR="00731DE0">
          <w:tab/>
        </w:r>
        <w:r>
          <w:fldChar w:fldCharType="begin"/>
        </w:r>
        <w:r w:rsidR="00731DE0">
          <w:instrText xml:space="preserve"> PAGEREF _Toc465198538 \h </w:instrText>
        </w:r>
        <w:r>
          <w:fldChar w:fldCharType="separate"/>
        </w:r>
        <w:r w:rsidR="00731DE0">
          <w:t>1</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39" w:history="1">
        <w:r w:rsidR="00731DE0">
          <w:rPr>
            <w:rStyle w:val="afff6"/>
            <w:color w:val="auto"/>
          </w:rPr>
          <w:t>2</w:t>
        </w:r>
        <w:r w:rsidR="00731DE0">
          <w:rPr>
            <w:rStyle w:val="afff6"/>
            <w:rFonts w:hint="eastAsia"/>
            <w:color w:val="auto"/>
          </w:rPr>
          <w:t xml:space="preserve"> </w:t>
        </w:r>
        <w:r w:rsidR="00731DE0">
          <w:rPr>
            <w:rStyle w:val="afff6"/>
            <w:rFonts w:hint="eastAsia"/>
            <w:color w:val="auto"/>
          </w:rPr>
          <w:t>感知层术语</w:t>
        </w:r>
        <w:r w:rsidR="00731DE0">
          <w:tab/>
        </w:r>
        <w:r>
          <w:fldChar w:fldCharType="begin"/>
        </w:r>
        <w:r w:rsidR="00731DE0">
          <w:instrText xml:space="preserve"> PAGEREF _Toc465198</w:instrText>
        </w:r>
        <w:r w:rsidR="00731DE0">
          <w:instrText xml:space="preserve">539 \h </w:instrText>
        </w:r>
        <w:r>
          <w:fldChar w:fldCharType="separate"/>
        </w:r>
        <w:r w:rsidR="00731DE0">
          <w:t>1</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40" w:history="1">
        <w:r w:rsidR="00731DE0">
          <w:rPr>
            <w:rStyle w:val="afff6"/>
            <w:color w:val="auto"/>
          </w:rPr>
          <w:t>3</w:t>
        </w:r>
        <w:r w:rsidR="00731DE0">
          <w:rPr>
            <w:rStyle w:val="afff6"/>
            <w:rFonts w:hint="eastAsia"/>
            <w:color w:val="auto"/>
          </w:rPr>
          <w:t xml:space="preserve"> </w:t>
        </w:r>
        <w:r w:rsidR="00731DE0">
          <w:rPr>
            <w:rStyle w:val="afff6"/>
            <w:rFonts w:hint="eastAsia"/>
            <w:color w:val="auto"/>
          </w:rPr>
          <w:t>传输层术语</w:t>
        </w:r>
        <w:r w:rsidR="00731DE0">
          <w:tab/>
        </w:r>
        <w:r>
          <w:fldChar w:fldCharType="begin"/>
        </w:r>
        <w:r w:rsidR="00731DE0">
          <w:instrText xml:space="preserve"> PAGEREF _Toc465198540 \h </w:instrText>
        </w:r>
        <w:r>
          <w:fldChar w:fldCharType="separate"/>
        </w:r>
        <w:r w:rsidR="00731DE0">
          <w:t>3</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41" w:history="1">
        <w:r w:rsidR="00731DE0">
          <w:rPr>
            <w:rStyle w:val="afff6"/>
            <w:color w:val="auto"/>
          </w:rPr>
          <w:t>4</w:t>
        </w:r>
        <w:r w:rsidR="00731DE0">
          <w:rPr>
            <w:rStyle w:val="afff6"/>
            <w:rFonts w:hint="eastAsia"/>
            <w:color w:val="auto"/>
          </w:rPr>
          <w:t xml:space="preserve"> </w:t>
        </w:r>
        <w:r w:rsidR="00731DE0">
          <w:rPr>
            <w:rStyle w:val="afff6"/>
            <w:rFonts w:hint="eastAsia"/>
            <w:color w:val="auto"/>
          </w:rPr>
          <w:t>数据分析层术语</w:t>
        </w:r>
        <w:r w:rsidR="00731DE0">
          <w:tab/>
        </w:r>
        <w:r>
          <w:fldChar w:fldCharType="begin"/>
        </w:r>
        <w:r w:rsidR="00731DE0">
          <w:instrText xml:space="preserve"> PAGEREF _Toc465198541 \h </w:instrText>
        </w:r>
        <w:r>
          <w:fldChar w:fldCharType="separate"/>
        </w:r>
        <w:r w:rsidR="00731DE0">
          <w:t>6</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42" w:history="1">
        <w:r w:rsidR="00731DE0">
          <w:rPr>
            <w:rStyle w:val="afff6"/>
            <w:color w:val="auto"/>
          </w:rPr>
          <w:t>5</w:t>
        </w:r>
        <w:r w:rsidR="00731DE0">
          <w:rPr>
            <w:rStyle w:val="afff6"/>
            <w:rFonts w:hint="eastAsia"/>
            <w:color w:val="auto"/>
          </w:rPr>
          <w:t xml:space="preserve"> </w:t>
        </w:r>
        <w:r w:rsidR="00731DE0">
          <w:rPr>
            <w:rStyle w:val="afff6"/>
            <w:rFonts w:hint="eastAsia"/>
            <w:color w:val="auto"/>
          </w:rPr>
          <w:t>平台层术语</w:t>
        </w:r>
        <w:r w:rsidR="00731DE0">
          <w:tab/>
        </w:r>
        <w:r>
          <w:fldChar w:fldCharType="begin"/>
        </w:r>
        <w:r w:rsidR="00731DE0">
          <w:instrText xml:space="preserve"> PAGEREF _Toc465198542 \h </w:instrText>
        </w:r>
        <w:r>
          <w:fldChar w:fldCharType="separate"/>
        </w:r>
        <w:r w:rsidR="00731DE0">
          <w:t>9</w:t>
        </w:r>
        <w:r>
          <w:fldChar w:fldCharType="end"/>
        </w:r>
      </w:hyperlink>
    </w:p>
    <w:p w:rsidR="00737CEA" w:rsidRDefault="00737CEA">
      <w:pPr>
        <w:pStyle w:val="1"/>
        <w:spacing w:before="78" w:after="78"/>
        <w:rPr>
          <w:rFonts w:asciiTheme="minorHAnsi" w:eastAsiaTheme="minorEastAsia" w:hAnsiTheme="minorHAnsi" w:cstheme="minorBidi"/>
          <w:szCs w:val="22"/>
        </w:rPr>
      </w:pPr>
      <w:hyperlink w:anchor="_Toc465198543" w:history="1">
        <w:r w:rsidR="00731DE0">
          <w:rPr>
            <w:rStyle w:val="afff6"/>
            <w:color w:val="auto"/>
          </w:rPr>
          <w:t>6</w:t>
        </w:r>
        <w:r w:rsidR="00731DE0">
          <w:rPr>
            <w:rStyle w:val="afff6"/>
            <w:rFonts w:hint="eastAsia"/>
            <w:color w:val="auto"/>
          </w:rPr>
          <w:t xml:space="preserve"> </w:t>
        </w:r>
        <w:r w:rsidR="00731DE0">
          <w:rPr>
            <w:rStyle w:val="afff6"/>
            <w:rFonts w:hint="eastAsia"/>
            <w:color w:val="auto"/>
          </w:rPr>
          <w:t>应用层术语</w:t>
        </w:r>
        <w:r w:rsidR="00731DE0">
          <w:tab/>
        </w:r>
        <w:r>
          <w:fldChar w:fldCharType="begin"/>
        </w:r>
        <w:r w:rsidR="00731DE0">
          <w:instrText xml:space="preserve"> PAGEREF _Toc465198543 \h </w:instrText>
        </w:r>
        <w:r>
          <w:fldChar w:fldCharType="separate"/>
        </w:r>
        <w:r w:rsidR="00731DE0">
          <w:t>11</w:t>
        </w:r>
        <w:r>
          <w:fldChar w:fldCharType="end"/>
        </w:r>
      </w:hyperlink>
    </w:p>
    <w:p w:rsidR="00737CEA" w:rsidRDefault="00737CEA">
      <w:pPr>
        <w:pStyle w:val="affe"/>
      </w:pPr>
      <w:r>
        <w:rPr>
          <w:kern w:val="2"/>
          <w:szCs w:val="21"/>
        </w:rPr>
        <w:fldChar w:fldCharType="end"/>
      </w:r>
    </w:p>
    <w:p w:rsidR="00737CEA" w:rsidRDefault="00731DE0">
      <w:pPr>
        <w:pStyle w:val="affffff4"/>
      </w:pPr>
      <w:bookmarkStart w:id="25" w:name="_Toc465198537"/>
      <w:bookmarkStart w:id="26" w:name="_Toc458497896"/>
      <w:r>
        <w:rPr>
          <w:rFonts w:hint="eastAsia"/>
        </w:rPr>
        <w:lastRenderedPageBreak/>
        <w:t>前</w:t>
      </w:r>
      <w:bookmarkStart w:id="27" w:name="BKQY"/>
      <w:r>
        <w:t>  </w:t>
      </w:r>
      <w:r>
        <w:rPr>
          <w:rFonts w:hint="eastAsia"/>
        </w:rPr>
        <w:t>言</w:t>
      </w:r>
      <w:bookmarkEnd w:id="15"/>
      <w:bookmarkEnd w:id="16"/>
      <w:bookmarkEnd w:id="17"/>
      <w:bookmarkEnd w:id="18"/>
      <w:bookmarkEnd w:id="19"/>
      <w:bookmarkEnd w:id="20"/>
      <w:bookmarkEnd w:id="21"/>
      <w:bookmarkEnd w:id="22"/>
      <w:bookmarkEnd w:id="23"/>
      <w:bookmarkEnd w:id="25"/>
      <w:bookmarkEnd w:id="26"/>
      <w:bookmarkEnd w:id="27"/>
    </w:p>
    <w:p w:rsidR="00737CEA" w:rsidRDefault="00731DE0">
      <w:pPr>
        <w:ind w:firstLineChars="200" w:firstLine="420"/>
        <w:rPr>
          <w:rFonts w:ascii="Arial" w:hAnsi="Arial" w:cs="Arial"/>
        </w:rPr>
      </w:pPr>
      <w:r>
        <w:rPr>
          <w:rFonts w:hint="eastAsia"/>
        </w:rPr>
        <w:t>本标准按照</w:t>
      </w:r>
      <w:r>
        <w:rPr>
          <w:rFonts w:hint="eastAsia"/>
        </w:rPr>
        <w:t>GB/T 1.1-2009</w:t>
      </w:r>
      <w:r>
        <w:rPr>
          <w:rFonts w:hint="eastAsia"/>
        </w:rPr>
        <w:t>给出的规则起草。</w:t>
      </w:r>
    </w:p>
    <w:p w:rsidR="00737CEA" w:rsidRDefault="00731DE0">
      <w:pPr>
        <w:ind w:firstLineChars="200" w:firstLine="420"/>
        <w:rPr>
          <w:rFonts w:ascii="Arial" w:hAnsi="Arial" w:cs="Arial"/>
        </w:rPr>
      </w:pPr>
      <w:r>
        <w:rPr>
          <w:rFonts w:ascii="Arial" w:hAnsi="Arial" w:cs="Arial" w:hint="eastAsia"/>
        </w:rPr>
        <w:t>本标准由国家粮食局提出。</w:t>
      </w:r>
    </w:p>
    <w:p w:rsidR="00737CEA" w:rsidRDefault="00731DE0">
      <w:pPr>
        <w:ind w:firstLineChars="200" w:firstLine="420"/>
        <w:rPr>
          <w:rFonts w:ascii="Arial" w:hAnsi="Arial" w:cs="Arial"/>
        </w:rPr>
      </w:pPr>
      <w:r>
        <w:rPr>
          <w:rFonts w:ascii="Arial" w:hAnsi="Arial" w:cs="Arial" w:hint="eastAsia"/>
        </w:rPr>
        <w:t>本标准</w:t>
      </w:r>
      <w:r>
        <w:rPr>
          <w:rFonts w:ascii="Arial" w:hAnsi="Arial" w:cs="Arial" w:hint="eastAsia"/>
        </w:rPr>
        <w:t>由全国粮油标准化技术委员会（</w:t>
      </w:r>
      <w:r>
        <w:rPr>
          <w:rFonts w:ascii="Arial" w:hAnsi="Arial" w:cs="Arial" w:hint="eastAsia"/>
        </w:rPr>
        <w:t>SAC/TC 270</w:t>
      </w:r>
      <w:r>
        <w:rPr>
          <w:rFonts w:ascii="Arial" w:hAnsi="Arial" w:cs="Arial" w:hint="eastAsia"/>
        </w:rPr>
        <w:t>）归口。</w:t>
      </w:r>
    </w:p>
    <w:p w:rsidR="00737CEA" w:rsidRDefault="00731DE0">
      <w:pPr>
        <w:pStyle w:val="affe"/>
        <w:rPr>
          <w:rFonts w:ascii="Arial" w:hAnsi="Arial" w:cs="Arial"/>
        </w:rPr>
      </w:pPr>
      <w:r>
        <w:rPr>
          <w:rFonts w:ascii="Arial" w:hAnsi="Arial" w:cs="Arial"/>
        </w:rPr>
        <w:t>本标准起草单位：</w:t>
      </w:r>
      <w:r>
        <w:rPr>
          <w:rFonts w:ascii="Arial" w:hAnsi="Arial" w:cs="Arial"/>
        </w:rPr>
        <w:t xml:space="preserve"> </w:t>
      </w:r>
      <w:r>
        <w:rPr>
          <w:rFonts w:ascii="Arial" w:hAnsi="Arial" w:cs="Arial" w:hint="eastAsia"/>
        </w:rPr>
        <w:t>南京财经大学、江苏省粮油信息中心、国家粮食局科学研究院、南京攀登信息技术有限公司、中储粮成都粮食储藏科学研究所、浙江中控技术股份有限公司。</w:t>
      </w:r>
    </w:p>
    <w:p w:rsidR="00737CEA" w:rsidRDefault="00731DE0">
      <w:pPr>
        <w:pStyle w:val="affe"/>
        <w:rPr>
          <w:ins w:id="28" w:author="ThinkPad" w:date="2016-12-17T12:23:00Z"/>
          <w:rFonts w:ascii="Arial" w:hAnsi="Arial" w:cs="Arial"/>
        </w:rPr>
      </w:pPr>
      <w:r>
        <w:rPr>
          <w:rFonts w:ascii="Arial" w:hAnsi="Arial" w:cs="Arial"/>
        </w:rPr>
        <w:t>本标准主要起草人：</w:t>
      </w:r>
      <w:r>
        <w:rPr>
          <w:rFonts w:ascii="Arial" w:hAnsi="Arial" w:cs="Arial" w:hint="eastAsia"/>
        </w:rPr>
        <w:t>曹杰、马福民、赵会义、韩忠愿、毛波、刘金良、李燕、章磊、高魏、赵小军</w:t>
      </w:r>
      <w:r>
        <w:rPr>
          <w:rFonts w:ascii="Arial" w:hAnsi="Arial" w:cs="Arial" w:hint="eastAsia"/>
        </w:rPr>
        <w:t xml:space="preserve"> </w:t>
      </w:r>
      <w:r>
        <w:rPr>
          <w:rFonts w:ascii="Arial" w:hAnsi="Arial" w:cs="Arial" w:hint="eastAsia"/>
        </w:rPr>
        <w:t>、申冬琴、徐彩云、张庆、潘迪、吴俊杰、赵慕阶、邓定明。</w:t>
      </w:r>
    </w:p>
    <w:p w:rsidR="00737CEA" w:rsidRDefault="00731DE0">
      <w:pPr>
        <w:pStyle w:val="affe"/>
        <w:sectPr w:rsidR="00737CEA">
          <w:headerReference w:type="default" r:id="rId9"/>
          <w:footerReference w:type="default" r:id="rId10"/>
          <w:pgSz w:w="11906" w:h="16838"/>
          <w:pgMar w:top="567" w:right="1134" w:bottom="1134" w:left="1418" w:header="1418" w:footer="1134" w:gutter="0"/>
          <w:pgNumType w:fmt="upperRoman" w:start="1"/>
          <w:cols w:space="425"/>
          <w:formProt w:val="0"/>
          <w:docGrid w:type="lines" w:linePitch="312"/>
        </w:sectPr>
      </w:pPr>
      <w:r>
        <w:rPr>
          <w:rFonts w:hint="eastAsia"/>
        </w:rPr>
        <w:t>本标准为首次发布。</w:t>
      </w:r>
    </w:p>
    <w:p w:rsidR="00737CEA" w:rsidRDefault="00731DE0">
      <w:pPr>
        <w:pStyle w:val="afffc"/>
      </w:pPr>
      <w:r>
        <w:rPr>
          <w:rFonts w:hint="eastAsia"/>
        </w:rPr>
        <w:lastRenderedPageBreak/>
        <w:t>粮食信息术语</w:t>
      </w:r>
      <w:r>
        <w:rPr>
          <w:rFonts w:hint="eastAsia"/>
        </w:rPr>
        <w:t xml:space="preserve"> </w:t>
      </w:r>
      <w:r>
        <w:rPr>
          <w:rFonts w:hint="eastAsia"/>
        </w:rPr>
        <w:t>通用</w:t>
      </w:r>
    </w:p>
    <w:p w:rsidR="00737CEA" w:rsidRDefault="00731DE0">
      <w:pPr>
        <w:pStyle w:val="a5"/>
        <w:spacing w:before="312" w:after="312"/>
      </w:pPr>
      <w:bookmarkStart w:id="29" w:name="_Toc452466044"/>
      <w:bookmarkStart w:id="30" w:name="_Toc446426177"/>
      <w:bookmarkStart w:id="31" w:name="_Toc452724271"/>
      <w:bookmarkStart w:id="32" w:name="_Toc453486932"/>
      <w:bookmarkStart w:id="33" w:name="_Toc446426157"/>
      <w:bookmarkStart w:id="34" w:name="_Toc447891505"/>
      <w:bookmarkStart w:id="35" w:name="_Toc458497897"/>
      <w:bookmarkStart w:id="36" w:name="_Toc465198538"/>
      <w:bookmarkStart w:id="37" w:name="_Toc451252364"/>
      <w:bookmarkStart w:id="38" w:name="_Toc446928312"/>
      <w:bookmarkStart w:id="39" w:name="_Toc438063644"/>
      <w:r>
        <w:rPr>
          <w:rFonts w:hint="eastAsia"/>
        </w:rPr>
        <w:t>范围</w:t>
      </w:r>
      <w:bookmarkEnd w:id="29"/>
      <w:bookmarkEnd w:id="30"/>
      <w:bookmarkEnd w:id="31"/>
      <w:bookmarkEnd w:id="32"/>
      <w:bookmarkEnd w:id="33"/>
      <w:bookmarkEnd w:id="34"/>
      <w:bookmarkEnd w:id="35"/>
      <w:bookmarkEnd w:id="36"/>
      <w:bookmarkEnd w:id="37"/>
      <w:bookmarkEnd w:id="38"/>
      <w:bookmarkEnd w:id="39"/>
    </w:p>
    <w:p w:rsidR="00737CEA" w:rsidRDefault="00731DE0">
      <w:pPr>
        <w:pStyle w:val="affe"/>
      </w:pPr>
      <w:r>
        <w:rPr>
          <w:rFonts w:hint="eastAsia"/>
        </w:rPr>
        <w:t>本标准规定了粮食行业信息化所涉及的感知层、传输层、数据分析层、平台层、应用层定义。</w:t>
      </w:r>
    </w:p>
    <w:p w:rsidR="00737CEA" w:rsidRDefault="00731DE0">
      <w:pPr>
        <w:pStyle w:val="affe"/>
      </w:pPr>
      <w:r>
        <w:rPr>
          <w:rFonts w:hint="eastAsia"/>
        </w:rPr>
        <w:t>本标准适用于粮食行业信息化设计、开发、建设、实施和维护管理等。</w:t>
      </w:r>
    </w:p>
    <w:p w:rsidR="00737CEA" w:rsidRDefault="00731DE0">
      <w:pPr>
        <w:pStyle w:val="a5"/>
        <w:spacing w:before="312" w:after="312"/>
      </w:pPr>
      <w:bookmarkStart w:id="40" w:name="_Toc447891506"/>
      <w:bookmarkStart w:id="41" w:name="_Toc446426178"/>
      <w:bookmarkStart w:id="42" w:name="_Toc458497898"/>
      <w:bookmarkStart w:id="43" w:name="_Toc446928313"/>
      <w:bookmarkStart w:id="44" w:name="_Toc438063645"/>
      <w:bookmarkStart w:id="45" w:name="_Toc446426158"/>
      <w:bookmarkStart w:id="46" w:name="_Toc452466045"/>
      <w:bookmarkStart w:id="47" w:name="_Toc458529666"/>
      <w:bookmarkStart w:id="48" w:name="_Toc451252365"/>
      <w:bookmarkStart w:id="49" w:name="_Toc453486933"/>
      <w:bookmarkStart w:id="50" w:name="_Toc452724272"/>
      <w:r>
        <w:rPr>
          <w:rFonts w:hint="eastAsia"/>
        </w:rPr>
        <w:t>规范性引用文件</w:t>
      </w:r>
      <w:bookmarkEnd w:id="40"/>
      <w:bookmarkEnd w:id="41"/>
      <w:bookmarkEnd w:id="42"/>
      <w:bookmarkEnd w:id="43"/>
      <w:bookmarkEnd w:id="44"/>
      <w:bookmarkEnd w:id="45"/>
      <w:bookmarkEnd w:id="46"/>
      <w:bookmarkEnd w:id="47"/>
      <w:bookmarkEnd w:id="48"/>
      <w:bookmarkEnd w:id="49"/>
      <w:bookmarkEnd w:id="50"/>
    </w:p>
    <w:p w:rsidR="00737CEA" w:rsidRDefault="00731DE0">
      <w:pPr>
        <w:pStyle w:val="affe"/>
      </w:pPr>
      <w:r>
        <w:rPr>
          <w:rFonts w:hint="eastAsia"/>
        </w:rPr>
        <w:t>下列文件对于本文件的应用是必不可少的。凡是注日期的引用文件，仅所注日期的版本适用于本文件。凡是不注日期的引用文件，其最新版本（包括所有的修改单）适用于本文件。</w:t>
      </w:r>
    </w:p>
    <w:p w:rsidR="00737CEA" w:rsidRDefault="00731DE0">
      <w:pPr>
        <w:ind w:firstLineChars="200" w:firstLine="420"/>
        <w:rPr>
          <w:rFonts w:ascii="宋体"/>
          <w:kern w:val="0"/>
          <w:szCs w:val="20"/>
        </w:rPr>
      </w:pPr>
      <w:r>
        <w:rPr>
          <w:rFonts w:ascii="宋体" w:hint="eastAsia"/>
          <w:kern w:val="0"/>
          <w:szCs w:val="20"/>
        </w:rPr>
        <w:t xml:space="preserve">GB/T </w:t>
      </w:r>
      <w:r>
        <w:rPr>
          <w:rFonts w:ascii="宋体" w:hint="eastAsia"/>
          <w:kern w:val="0"/>
          <w:szCs w:val="20"/>
        </w:rPr>
        <w:t xml:space="preserve">14733.4 </w:t>
      </w:r>
      <w:r>
        <w:rPr>
          <w:rFonts w:ascii="宋体" w:hint="eastAsia"/>
          <w:kern w:val="0"/>
          <w:szCs w:val="20"/>
        </w:rPr>
        <w:t>电信术语</w:t>
      </w:r>
      <w:r>
        <w:rPr>
          <w:rFonts w:ascii="宋体" w:hint="eastAsia"/>
          <w:kern w:val="0"/>
          <w:szCs w:val="20"/>
        </w:rPr>
        <w:t xml:space="preserve"> </w:t>
      </w:r>
      <w:r>
        <w:rPr>
          <w:rFonts w:ascii="宋体" w:hint="eastAsia"/>
          <w:kern w:val="0"/>
          <w:szCs w:val="20"/>
        </w:rPr>
        <w:t>交换技术</w:t>
      </w:r>
    </w:p>
    <w:p w:rsidR="00737CEA" w:rsidRDefault="00731DE0">
      <w:pPr>
        <w:pStyle w:val="affe"/>
      </w:pPr>
      <w:r>
        <w:rPr>
          <w:rFonts w:hint="eastAsia"/>
        </w:rPr>
        <w:t xml:space="preserve">GB 50395 </w:t>
      </w:r>
      <w:r>
        <w:rPr>
          <w:rFonts w:hint="eastAsia"/>
        </w:rPr>
        <w:t>视频安防监控系统工程设计规范</w:t>
      </w:r>
      <w:r>
        <w:rPr>
          <w:rFonts w:hint="eastAsia"/>
        </w:rPr>
        <w:t xml:space="preserve"> </w:t>
      </w:r>
    </w:p>
    <w:p w:rsidR="00737CEA" w:rsidRDefault="00731DE0">
      <w:pPr>
        <w:pStyle w:val="affe"/>
      </w:pPr>
      <w:r>
        <w:rPr>
          <w:rFonts w:hint="eastAsia"/>
        </w:rPr>
        <w:t xml:space="preserve">GA/T 644 </w:t>
      </w:r>
      <w:r>
        <w:rPr>
          <w:rFonts w:hint="eastAsia"/>
        </w:rPr>
        <w:t>电子巡查系统技术要求</w:t>
      </w:r>
      <w:r>
        <w:rPr>
          <w:rFonts w:hint="eastAsia"/>
        </w:rPr>
        <w:t xml:space="preserve"> </w:t>
      </w:r>
    </w:p>
    <w:p w:rsidR="00737CEA" w:rsidRDefault="00731DE0">
      <w:pPr>
        <w:pStyle w:val="affe"/>
      </w:pPr>
      <w:r>
        <w:rPr>
          <w:rFonts w:hint="eastAsia"/>
        </w:rPr>
        <w:t xml:space="preserve">GB/T 8567 </w:t>
      </w:r>
      <w:r>
        <w:rPr>
          <w:rFonts w:hint="eastAsia"/>
        </w:rPr>
        <w:t>计算机软件文档编制规范</w:t>
      </w:r>
      <w:r>
        <w:rPr>
          <w:rFonts w:hint="eastAsia"/>
        </w:rPr>
        <w:t xml:space="preserve"> </w:t>
      </w:r>
    </w:p>
    <w:p w:rsidR="00737CEA" w:rsidRDefault="00731DE0">
      <w:pPr>
        <w:pStyle w:val="affe"/>
      </w:pPr>
      <w:r>
        <w:rPr>
          <w:rFonts w:hint="eastAsia"/>
        </w:rPr>
        <w:t xml:space="preserve">GB/T 5271.1 </w:t>
      </w:r>
      <w:r>
        <w:rPr>
          <w:rFonts w:hint="eastAsia"/>
        </w:rPr>
        <w:t>信息技术</w:t>
      </w:r>
      <w:r>
        <w:rPr>
          <w:rFonts w:hint="eastAsia"/>
        </w:rPr>
        <w:t xml:space="preserve"> </w:t>
      </w:r>
      <w:r>
        <w:rPr>
          <w:rFonts w:hint="eastAsia"/>
        </w:rPr>
        <w:t>词汇</w:t>
      </w:r>
      <w:r>
        <w:rPr>
          <w:rFonts w:hint="eastAsia"/>
        </w:rPr>
        <w:t xml:space="preserve"> </w:t>
      </w:r>
      <w:r>
        <w:rPr>
          <w:rFonts w:hint="eastAsia"/>
        </w:rPr>
        <w:t>第</w:t>
      </w:r>
      <w:r>
        <w:rPr>
          <w:rFonts w:hint="eastAsia"/>
        </w:rPr>
        <w:t>1</w:t>
      </w:r>
      <w:r>
        <w:rPr>
          <w:rFonts w:hint="eastAsia"/>
        </w:rPr>
        <w:t>部分：基本术语</w:t>
      </w:r>
      <w:r>
        <w:rPr>
          <w:rFonts w:hint="eastAsia"/>
        </w:rPr>
        <w:t xml:space="preserve"> </w:t>
      </w:r>
    </w:p>
    <w:p w:rsidR="00737CEA" w:rsidRDefault="00731DE0">
      <w:pPr>
        <w:pStyle w:val="affe"/>
      </w:pPr>
      <w:r>
        <w:rPr>
          <w:rFonts w:hint="eastAsia"/>
        </w:rPr>
        <w:t xml:space="preserve">GB/T 22080 </w:t>
      </w:r>
      <w:r>
        <w:rPr>
          <w:rFonts w:hint="eastAsia"/>
        </w:rPr>
        <w:t>信息安全管理体系</w:t>
      </w:r>
      <w:r>
        <w:rPr>
          <w:rFonts w:hint="eastAsia"/>
        </w:rPr>
        <w:t xml:space="preserve"> </w:t>
      </w:r>
      <w:r>
        <w:rPr>
          <w:rFonts w:hint="eastAsia"/>
        </w:rPr>
        <w:t>要求</w:t>
      </w:r>
      <w:r>
        <w:rPr>
          <w:rFonts w:hint="eastAsia"/>
        </w:rPr>
        <w:t xml:space="preserve"> </w:t>
      </w:r>
    </w:p>
    <w:p w:rsidR="00737CEA" w:rsidRDefault="00737CEA">
      <w:pPr>
        <w:pStyle w:val="affe"/>
      </w:pPr>
    </w:p>
    <w:p w:rsidR="00737CEA" w:rsidRDefault="00731DE0">
      <w:pPr>
        <w:pStyle w:val="a5"/>
        <w:spacing w:before="312" w:after="312"/>
      </w:pPr>
      <w:bookmarkStart w:id="51" w:name="_Toc452724273"/>
      <w:bookmarkStart w:id="52" w:name="_Toc446928314"/>
      <w:bookmarkStart w:id="53" w:name="_Toc458497899"/>
      <w:bookmarkStart w:id="54" w:name="_Toc453486934"/>
      <w:bookmarkStart w:id="55" w:name="_Toc451252366"/>
      <w:bookmarkStart w:id="56" w:name="_Toc465198539"/>
      <w:bookmarkStart w:id="57" w:name="_Toc452466046"/>
      <w:bookmarkStart w:id="58" w:name="_Toc447891507"/>
      <w:r>
        <w:rPr>
          <w:rFonts w:hint="eastAsia"/>
        </w:rPr>
        <w:t>感知层术语</w:t>
      </w:r>
      <w:bookmarkEnd w:id="51"/>
      <w:bookmarkEnd w:id="52"/>
      <w:bookmarkEnd w:id="53"/>
      <w:bookmarkEnd w:id="54"/>
      <w:bookmarkEnd w:id="55"/>
      <w:bookmarkEnd w:id="56"/>
      <w:bookmarkEnd w:id="57"/>
      <w:bookmarkEnd w:id="58"/>
    </w:p>
    <w:p w:rsidR="00737CEA" w:rsidRDefault="00737CEA">
      <w:pPr>
        <w:pStyle w:val="a6"/>
        <w:spacing w:before="156" w:after="156"/>
      </w:pPr>
    </w:p>
    <w:p w:rsidR="00737CEA" w:rsidRDefault="00731DE0">
      <w:pPr>
        <w:pStyle w:val="affff3"/>
        <w:numPr>
          <w:ilvl w:val="0"/>
          <w:numId w:val="0"/>
        </w:numPr>
        <w:ind w:left="420"/>
        <w:rPr>
          <w:rFonts w:ascii="黑体" w:eastAsia="黑体" w:hAnsi="黑体"/>
        </w:rPr>
      </w:pPr>
      <w:r>
        <w:rPr>
          <w:rFonts w:ascii="黑体" w:eastAsia="黑体" w:hAnsi="黑体" w:hint="eastAsia"/>
        </w:rPr>
        <w:t>电子标签</w:t>
      </w:r>
      <w:r>
        <w:rPr>
          <w:rFonts w:ascii="黑体" w:eastAsia="黑体" w:hAnsi="黑体" w:hint="eastAsia"/>
        </w:rPr>
        <w:t xml:space="preserve"> </w:t>
      </w:r>
      <w:r>
        <w:rPr>
          <w:rFonts w:ascii="Times New Roman" w:cstheme="minorBidi" w:hint="eastAsia"/>
          <w:b/>
        </w:rPr>
        <w:t>electronic tag</w:t>
      </w:r>
    </w:p>
    <w:p w:rsidR="00737CEA" w:rsidRDefault="00731DE0">
      <w:pPr>
        <w:pStyle w:val="affe"/>
      </w:pPr>
      <w:r>
        <w:rPr>
          <w:rFonts w:hint="eastAsia"/>
        </w:rPr>
        <w:t>由耦合元件及芯片组成，每个标签具有唯一的电子编码，高容量电子标签有用户可写入的存储空间，附着在物体上以标识目标对象。</w:t>
      </w:r>
    </w:p>
    <w:p w:rsidR="00737CEA" w:rsidRDefault="00737CEA">
      <w:pPr>
        <w:pStyle w:val="a6"/>
        <w:spacing w:before="156" w:after="156"/>
      </w:pPr>
    </w:p>
    <w:p w:rsidR="00737CEA" w:rsidRDefault="00731DE0">
      <w:pPr>
        <w:adjustRightInd w:val="0"/>
        <w:snapToGrid w:val="0"/>
        <w:spacing w:line="360" w:lineRule="auto"/>
        <w:ind w:firstLineChars="200" w:firstLine="420"/>
        <w:rPr>
          <w:b/>
          <w:sz w:val="24"/>
        </w:rPr>
      </w:pPr>
      <w:r>
        <w:rPr>
          <w:rFonts w:ascii="黑体" w:eastAsia="黑体" w:hAnsi="黑体" w:hint="eastAsia"/>
          <w:kern w:val="0"/>
          <w:szCs w:val="21"/>
        </w:rPr>
        <w:t>射频识别系统</w:t>
      </w:r>
      <w:r>
        <w:rPr>
          <w:rFonts w:ascii="黑体" w:eastAsia="黑体" w:hAnsi="黑体" w:hint="eastAsia"/>
          <w:kern w:val="0"/>
          <w:szCs w:val="21"/>
        </w:rPr>
        <w:t xml:space="preserve"> </w:t>
      </w:r>
      <w:r>
        <w:rPr>
          <w:rFonts w:hint="eastAsia"/>
          <w:b/>
          <w:kern w:val="0"/>
          <w:szCs w:val="21"/>
        </w:rPr>
        <w:t xml:space="preserve">radio frequency </w:t>
      </w:r>
      <w:r>
        <w:rPr>
          <w:rFonts w:hint="eastAsia"/>
          <w:b/>
          <w:kern w:val="0"/>
          <w:szCs w:val="21"/>
        </w:rPr>
        <w:t>identification system (RFID)</w:t>
      </w:r>
    </w:p>
    <w:p w:rsidR="00737CEA" w:rsidRDefault="00731DE0">
      <w:pPr>
        <w:pStyle w:val="affe"/>
      </w:pPr>
      <w:r>
        <w:rPr>
          <w:rFonts w:hint="eastAsia"/>
        </w:rPr>
        <w:t>一种非接触式的自动识别技术，它通过射频信号自动识别目标对象，对粮食出入库等环节的各项数据进行自动采集。射频识别系统主要由电子标签、天线、读写器和主机等组成。</w:t>
      </w:r>
    </w:p>
    <w:p w:rsidR="00737CEA" w:rsidRDefault="00737CEA">
      <w:pPr>
        <w:pStyle w:val="a6"/>
        <w:spacing w:before="156" w:after="156"/>
      </w:pPr>
    </w:p>
    <w:p w:rsidR="00737CEA" w:rsidRDefault="00731DE0">
      <w:pPr>
        <w:adjustRightInd w:val="0"/>
        <w:snapToGrid w:val="0"/>
        <w:spacing w:line="360" w:lineRule="auto"/>
        <w:ind w:firstLineChars="200" w:firstLine="420"/>
        <w:rPr>
          <w:b/>
          <w:sz w:val="24"/>
        </w:rPr>
      </w:pPr>
      <w:r>
        <w:rPr>
          <w:rFonts w:ascii="黑体" w:eastAsia="黑体" w:hAnsi="黑体" w:hint="eastAsia"/>
          <w:kern w:val="0"/>
          <w:szCs w:val="21"/>
        </w:rPr>
        <w:t>EPC</w:t>
      </w:r>
      <w:r>
        <w:rPr>
          <w:rFonts w:ascii="黑体" w:eastAsia="黑体" w:hAnsi="黑体" w:hint="eastAsia"/>
          <w:kern w:val="0"/>
          <w:szCs w:val="21"/>
        </w:rPr>
        <w:t>产品电子代码</w:t>
      </w:r>
      <w:r>
        <w:rPr>
          <w:rFonts w:ascii="黑体" w:eastAsia="黑体" w:hAnsi="黑体" w:hint="eastAsia"/>
          <w:kern w:val="0"/>
          <w:szCs w:val="21"/>
        </w:rPr>
        <w:t xml:space="preserve"> </w:t>
      </w:r>
      <w:r>
        <w:rPr>
          <w:rFonts w:hint="eastAsia"/>
          <w:b/>
          <w:kern w:val="0"/>
          <w:szCs w:val="21"/>
        </w:rPr>
        <w:t>electronic product code (EPC)</w:t>
      </w:r>
    </w:p>
    <w:p w:rsidR="00737CEA" w:rsidRDefault="00731DE0">
      <w:pPr>
        <w:pStyle w:val="affe"/>
      </w:pPr>
      <w:r>
        <w:rPr>
          <w:rFonts w:hint="eastAsia"/>
        </w:rPr>
        <w:t>EPC</w:t>
      </w:r>
      <w:r>
        <w:rPr>
          <w:rFonts w:hint="eastAsia"/>
        </w:rPr>
        <w:t>的载体是</w:t>
      </w:r>
      <w:r>
        <w:rPr>
          <w:rFonts w:hint="eastAsia"/>
        </w:rPr>
        <w:t>RFID</w:t>
      </w:r>
      <w:r>
        <w:rPr>
          <w:rFonts w:hint="eastAsia"/>
        </w:rPr>
        <w:t>电子标签，并借助互联网实现信息的传递。</w:t>
      </w:r>
      <w:r>
        <w:rPr>
          <w:rFonts w:hint="eastAsia"/>
        </w:rPr>
        <w:t>EPC</w:t>
      </w:r>
      <w:r>
        <w:rPr>
          <w:rFonts w:hint="eastAsia"/>
        </w:rPr>
        <w:t>用于为产品建立全球的、开放的标识标准，实现全球范围内对单件产品的跟踪与追溯，从而有效提高供应链管理水平、降低物流成本。</w:t>
      </w:r>
    </w:p>
    <w:p w:rsidR="00737CEA" w:rsidRDefault="00737CEA">
      <w:pPr>
        <w:pStyle w:val="a6"/>
        <w:spacing w:before="156" w:after="156"/>
      </w:pPr>
    </w:p>
    <w:p w:rsidR="00737CEA" w:rsidRDefault="00731DE0">
      <w:pPr>
        <w:adjustRightInd w:val="0"/>
        <w:snapToGrid w:val="0"/>
        <w:spacing w:line="360" w:lineRule="auto"/>
        <w:ind w:firstLineChars="200" w:firstLine="420"/>
        <w:rPr>
          <w:b/>
          <w:kern w:val="0"/>
          <w:szCs w:val="21"/>
        </w:rPr>
      </w:pPr>
      <w:r>
        <w:rPr>
          <w:rFonts w:ascii="黑体" w:eastAsia="黑体" w:hAnsi="黑体" w:hint="eastAsia"/>
          <w:kern w:val="0"/>
          <w:szCs w:val="21"/>
        </w:rPr>
        <w:t>传感器</w:t>
      </w:r>
      <w:r>
        <w:rPr>
          <w:rFonts w:ascii="黑体" w:eastAsia="黑体" w:hAnsi="黑体" w:hint="eastAsia"/>
          <w:kern w:val="0"/>
          <w:szCs w:val="21"/>
        </w:rPr>
        <w:t xml:space="preserve"> </w:t>
      </w:r>
      <w:r>
        <w:rPr>
          <w:rFonts w:hint="eastAsia"/>
          <w:b/>
          <w:kern w:val="0"/>
          <w:szCs w:val="21"/>
        </w:rPr>
        <w:t>sensor</w:t>
      </w:r>
    </w:p>
    <w:p w:rsidR="00737CEA" w:rsidRDefault="00731DE0">
      <w:pPr>
        <w:pStyle w:val="affe"/>
      </w:pPr>
      <w:r>
        <w:rPr>
          <w:rFonts w:hint="eastAsia"/>
        </w:rPr>
        <w:lastRenderedPageBreak/>
        <w:t>可感</w:t>
      </w:r>
      <w:r>
        <w:rPr>
          <w:rFonts w:hint="eastAsia"/>
        </w:rPr>
        <w:t>受外界的各种物理量（如光、热、湿度等）、化学量（如烟雾、气体等）、生物量等非电量模拟信号并将其转换成模拟量电量的设备。可用于感知粮库的温度、湿度状况，粮食的品质变化等粮情检测。</w:t>
      </w:r>
    </w:p>
    <w:p w:rsidR="00737CEA" w:rsidRDefault="00737CEA">
      <w:pPr>
        <w:pStyle w:val="a6"/>
        <w:spacing w:before="156" w:after="156"/>
      </w:pPr>
    </w:p>
    <w:p w:rsidR="00737CEA" w:rsidRDefault="00731DE0">
      <w:pPr>
        <w:adjustRightInd w:val="0"/>
        <w:snapToGrid w:val="0"/>
        <w:spacing w:line="360" w:lineRule="auto"/>
        <w:ind w:firstLineChars="200" w:firstLine="420"/>
        <w:rPr>
          <w:b/>
          <w:sz w:val="24"/>
        </w:rPr>
      </w:pPr>
      <w:r>
        <w:rPr>
          <w:rFonts w:ascii="黑体" w:eastAsia="黑体" w:hint="eastAsia"/>
          <w:kern w:val="0"/>
          <w:szCs w:val="21"/>
        </w:rPr>
        <w:t>便携式无线终端</w:t>
      </w:r>
      <w:r>
        <w:rPr>
          <w:rFonts w:ascii="黑体" w:eastAsia="黑体" w:hint="eastAsia"/>
          <w:kern w:val="0"/>
          <w:szCs w:val="21"/>
        </w:rPr>
        <w:t xml:space="preserve"> </w:t>
      </w:r>
      <w:r>
        <w:rPr>
          <w:rFonts w:hint="eastAsia"/>
          <w:b/>
          <w:kern w:val="0"/>
          <w:szCs w:val="21"/>
        </w:rPr>
        <w:t>portable wireless terminal</w:t>
      </w:r>
    </w:p>
    <w:p w:rsidR="00737CEA" w:rsidRDefault="00731DE0">
      <w:pPr>
        <w:pStyle w:val="affe"/>
      </w:pPr>
      <w:r>
        <w:rPr>
          <w:rFonts w:hint="eastAsia"/>
        </w:rPr>
        <w:t>便于携带的无线数据处理终端，可用于粮食采购、出入库等流通运输环节信息的登记。</w:t>
      </w:r>
    </w:p>
    <w:p w:rsidR="00737CEA" w:rsidRDefault="00737CEA">
      <w:pPr>
        <w:pStyle w:val="a6"/>
        <w:spacing w:before="156" w:after="156"/>
      </w:pPr>
    </w:p>
    <w:p w:rsidR="00737CEA" w:rsidRDefault="00731DE0">
      <w:pPr>
        <w:adjustRightInd w:val="0"/>
        <w:snapToGrid w:val="0"/>
        <w:spacing w:line="360" w:lineRule="auto"/>
        <w:ind w:firstLineChars="200" w:firstLine="420"/>
        <w:rPr>
          <w:b/>
          <w:sz w:val="24"/>
        </w:rPr>
      </w:pPr>
      <w:r>
        <w:rPr>
          <w:rFonts w:ascii="黑体" w:eastAsia="黑体" w:hint="eastAsia"/>
          <w:kern w:val="0"/>
          <w:szCs w:val="21"/>
        </w:rPr>
        <w:t>无线传感器节点</w:t>
      </w:r>
      <w:r>
        <w:rPr>
          <w:rFonts w:ascii="黑体" w:eastAsia="黑体" w:hint="eastAsia"/>
          <w:kern w:val="0"/>
          <w:szCs w:val="21"/>
        </w:rPr>
        <w:t xml:space="preserve"> </w:t>
      </w:r>
      <w:r>
        <w:rPr>
          <w:rFonts w:hint="eastAsia"/>
          <w:b/>
          <w:kern w:val="0"/>
          <w:szCs w:val="21"/>
        </w:rPr>
        <w:t xml:space="preserve">wireless sensor node </w:t>
      </w:r>
    </w:p>
    <w:p w:rsidR="00737CEA" w:rsidRDefault="00731DE0">
      <w:pPr>
        <w:pStyle w:val="affe"/>
      </w:pPr>
      <w:r>
        <w:rPr>
          <w:rFonts w:hint="eastAsia"/>
        </w:rPr>
        <w:t>集成了用于传输粮情信息的无线通信模块和用于感知粮情信息的传感器模块，实现对所部署的周围环境的感知，同时可对感知数据进行处理</w:t>
      </w:r>
      <w:r>
        <w:rPr>
          <w:rFonts w:hint="eastAsia"/>
        </w:rPr>
        <w:t>及传输。</w:t>
      </w:r>
    </w:p>
    <w:p w:rsidR="00737CEA" w:rsidRDefault="00737CEA">
      <w:pPr>
        <w:pStyle w:val="a6"/>
        <w:spacing w:before="156" w:after="156"/>
      </w:pPr>
    </w:p>
    <w:p w:rsidR="00737CEA" w:rsidRDefault="00731DE0">
      <w:pPr>
        <w:adjustRightInd w:val="0"/>
        <w:snapToGrid w:val="0"/>
        <w:spacing w:line="360" w:lineRule="auto"/>
        <w:ind w:firstLineChars="200" w:firstLine="420"/>
        <w:rPr>
          <w:b/>
          <w:sz w:val="24"/>
        </w:rPr>
      </w:pPr>
      <w:r>
        <w:rPr>
          <w:rFonts w:ascii="黑体" w:eastAsia="黑体" w:hint="eastAsia"/>
          <w:kern w:val="0"/>
          <w:szCs w:val="21"/>
        </w:rPr>
        <w:t>无线传感器网络</w:t>
      </w:r>
      <w:r>
        <w:rPr>
          <w:rFonts w:ascii="黑体" w:eastAsia="黑体" w:hint="eastAsia"/>
          <w:kern w:val="0"/>
          <w:szCs w:val="21"/>
        </w:rPr>
        <w:t xml:space="preserve"> </w:t>
      </w:r>
      <w:r>
        <w:rPr>
          <w:rFonts w:hint="eastAsia"/>
          <w:b/>
          <w:kern w:val="0"/>
          <w:szCs w:val="21"/>
        </w:rPr>
        <w:t xml:space="preserve">wireless sensor network </w:t>
      </w:r>
      <w:r>
        <w:rPr>
          <w:rFonts w:hint="eastAsia"/>
          <w:b/>
          <w:kern w:val="0"/>
          <w:szCs w:val="21"/>
        </w:rPr>
        <w:t>（</w:t>
      </w:r>
      <w:r>
        <w:rPr>
          <w:rFonts w:hint="eastAsia"/>
          <w:b/>
          <w:kern w:val="0"/>
          <w:szCs w:val="21"/>
        </w:rPr>
        <w:t>WSN</w:t>
      </w:r>
      <w:r>
        <w:rPr>
          <w:rFonts w:ascii="黑体" w:eastAsia="黑体" w:hint="eastAsia"/>
          <w:kern w:val="0"/>
          <w:szCs w:val="21"/>
        </w:rPr>
        <w:t>）</w:t>
      </w:r>
    </w:p>
    <w:p w:rsidR="00737CEA" w:rsidRDefault="00731DE0">
      <w:pPr>
        <w:pStyle w:val="affe"/>
        <w:rPr>
          <w:szCs w:val="21"/>
        </w:rPr>
      </w:pPr>
      <w:r>
        <w:rPr>
          <w:rFonts w:hint="eastAsia"/>
        </w:rPr>
        <w:t>由部署在粮食监测区域内的传感器节点组成</w:t>
      </w:r>
      <w:r>
        <w:rPr>
          <w:rFonts w:hint="eastAsia"/>
          <w:szCs w:val="21"/>
        </w:rPr>
        <w:t>，通过无线通信方式形成的一个多跳的、自组织的网络系统，其目的是协作地感知、采集和处理网络覆盖区域中被感知对象的信息。</w:t>
      </w:r>
    </w:p>
    <w:p w:rsidR="00737CEA" w:rsidRDefault="00737CEA">
      <w:pPr>
        <w:pStyle w:val="a6"/>
        <w:spacing w:before="156" w:after="156"/>
      </w:pPr>
    </w:p>
    <w:p w:rsidR="00737CEA" w:rsidRDefault="00731DE0">
      <w:pPr>
        <w:adjustRightInd w:val="0"/>
        <w:snapToGrid w:val="0"/>
        <w:spacing w:line="360" w:lineRule="auto"/>
        <w:ind w:firstLineChars="200" w:firstLine="420"/>
        <w:rPr>
          <w:b/>
          <w:kern w:val="0"/>
          <w:szCs w:val="21"/>
        </w:rPr>
      </w:pPr>
      <w:r>
        <w:rPr>
          <w:rFonts w:ascii="黑体" w:eastAsia="黑体" w:hint="eastAsia"/>
          <w:kern w:val="0"/>
          <w:szCs w:val="21"/>
        </w:rPr>
        <w:t>地感线圈车辆检测器</w:t>
      </w:r>
      <w:r>
        <w:rPr>
          <w:rFonts w:ascii="黑体" w:eastAsia="黑体" w:hint="eastAsia"/>
          <w:kern w:val="0"/>
          <w:szCs w:val="21"/>
        </w:rPr>
        <w:t xml:space="preserve"> </w:t>
      </w:r>
      <w:r>
        <w:rPr>
          <w:b/>
          <w:kern w:val="0"/>
          <w:szCs w:val="21"/>
        </w:rPr>
        <w:t>sense coil based vehicle detector</w:t>
      </w:r>
    </w:p>
    <w:p w:rsidR="00737CEA" w:rsidRDefault="00731DE0">
      <w:pPr>
        <w:pStyle w:val="affe"/>
        <w:rPr>
          <w:szCs w:val="21"/>
        </w:rPr>
      </w:pPr>
      <w:r>
        <w:rPr>
          <w:rFonts w:hint="eastAsia"/>
        </w:rPr>
        <w:t>基于地感线圈技术的出入库车辆信息检测装置</w:t>
      </w:r>
      <w:r>
        <w:rPr>
          <w:rFonts w:hint="eastAsia"/>
          <w:szCs w:val="21"/>
        </w:rPr>
        <w:t>。</w:t>
      </w:r>
    </w:p>
    <w:p w:rsidR="00737CEA" w:rsidRDefault="00737CEA">
      <w:pPr>
        <w:pStyle w:val="a6"/>
        <w:spacing w:before="156" w:after="156"/>
      </w:pPr>
    </w:p>
    <w:p w:rsidR="00737CEA" w:rsidRDefault="00731DE0">
      <w:pPr>
        <w:adjustRightInd w:val="0"/>
        <w:snapToGrid w:val="0"/>
        <w:spacing w:line="360" w:lineRule="auto"/>
        <w:ind w:firstLine="480"/>
        <w:rPr>
          <w:b/>
          <w:sz w:val="24"/>
        </w:rPr>
      </w:pPr>
      <w:r>
        <w:rPr>
          <w:rFonts w:ascii="黑体" w:eastAsia="黑体" w:hint="eastAsia"/>
          <w:kern w:val="0"/>
          <w:szCs w:val="21"/>
        </w:rPr>
        <w:t>指纹识别器</w:t>
      </w:r>
      <w:r>
        <w:rPr>
          <w:rFonts w:ascii="黑体" w:eastAsia="黑体" w:hint="eastAsia"/>
          <w:kern w:val="0"/>
          <w:szCs w:val="21"/>
        </w:rPr>
        <w:t xml:space="preserve"> </w:t>
      </w:r>
      <w:r>
        <w:rPr>
          <w:b/>
          <w:kern w:val="0"/>
          <w:szCs w:val="21"/>
        </w:rPr>
        <w:t xml:space="preserve">fingerprint </w:t>
      </w:r>
      <w:r>
        <w:rPr>
          <w:rFonts w:hint="eastAsia"/>
          <w:b/>
          <w:kern w:val="0"/>
          <w:szCs w:val="21"/>
        </w:rPr>
        <w:t>reader</w:t>
      </w:r>
    </w:p>
    <w:p w:rsidR="00737CEA" w:rsidRDefault="00731DE0">
      <w:pPr>
        <w:pStyle w:val="affe"/>
        <w:rPr>
          <w:szCs w:val="21"/>
        </w:rPr>
      </w:pPr>
      <w:r>
        <w:rPr>
          <w:rFonts w:hint="eastAsia"/>
        </w:rPr>
        <w:t>利用人的指纹具有各不相同的特点进行身份识别的一种精密电子仪器</w:t>
      </w:r>
      <w:r>
        <w:rPr>
          <w:rFonts w:hint="eastAsia"/>
          <w:szCs w:val="21"/>
        </w:rPr>
        <w:t>，包括采集指纹图像、提取指纹特征、保存数据和进行指纹比对等功能。</w:t>
      </w:r>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Cs w:val="21"/>
        </w:rPr>
      </w:pPr>
      <w:r>
        <w:rPr>
          <w:rFonts w:ascii="黑体" w:eastAsia="黑体"/>
          <w:kern w:val="0"/>
          <w:szCs w:val="21"/>
        </w:rPr>
        <w:t>视频监控</w:t>
      </w:r>
      <w:r>
        <w:rPr>
          <w:rFonts w:ascii="黑体" w:eastAsia="黑体" w:hint="eastAsia"/>
          <w:kern w:val="0"/>
          <w:szCs w:val="21"/>
        </w:rPr>
        <w:t>设备</w:t>
      </w:r>
      <w:r>
        <w:rPr>
          <w:b/>
          <w:kern w:val="0"/>
          <w:szCs w:val="21"/>
        </w:rPr>
        <w:t xml:space="preserve">video surveillance </w:t>
      </w:r>
      <w:r>
        <w:rPr>
          <w:rFonts w:hint="eastAsia"/>
          <w:b/>
          <w:kern w:val="0"/>
          <w:szCs w:val="21"/>
        </w:rPr>
        <w:t>equipment</w:t>
      </w:r>
    </w:p>
    <w:p w:rsidR="00737CEA" w:rsidRDefault="00731DE0">
      <w:pPr>
        <w:pStyle w:val="affe"/>
        <w:rPr>
          <w:szCs w:val="21"/>
        </w:rPr>
      </w:pPr>
      <w:r>
        <w:t>利用视频手段对目标进行监视和信息记录</w:t>
      </w:r>
      <w:r>
        <w:rPr>
          <w:rFonts w:hint="eastAsia"/>
        </w:rPr>
        <w:t>的设备</w:t>
      </w:r>
      <w:r>
        <w:rPr>
          <w:szCs w:val="21"/>
        </w:rPr>
        <w:t>。</w:t>
      </w:r>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Cs w:val="21"/>
        </w:rPr>
      </w:pPr>
      <w:r>
        <w:rPr>
          <w:rFonts w:ascii="黑体" w:eastAsia="黑体"/>
          <w:kern w:val="0"/>
          <w:szCs w:val="21"/>
        </w:rPr>
        <w:t>数字录像设备</w:t>
      </w:r>
      <w:r>
        <w:rPr>
          <w:b/>
          <w:kern w:val="0"/>
          <w:szCs w:val="21"/>
        </w:rPr>
        <w:t>digital video recorder</w:t>
      </w:r>
      <w:r>
        <w:rPr>
          <w:b/>
          <w:kern w:val="0"/>
          <w:szCs w:val="21"/>
        </w:rPr>
        <w:t>（</w:t>
      </w:r>
      <w:r>
        <w:rPr>
          <w:b/>
          <w:kern w:val="0"/>
          <w:szCs w:val="21"/>
        </w:rPr>
        <w:t>DVR</w:t>
      </w:r>
      <w:r>
        <w:rPr>
          <w:b/>
          <w:kern w:val="0"/>
          <w:szCs w:val="21"/>
        </w:rPr>
        <w:t>）</w:t>
      </w:r>
    </w:p>
    <w:p w:rsidR="00737CEA" w:rsidRDefault="00731DE0">
      <w:pPr>
        <w:pStyle w:val="affe"/>
        <w:rPr>
          <w:szCs w:val="21"/>
        </w:rPr>
      </w:pPr>
      <w:r>
        <w:rPr>
          <w:szCs w:val="21"/>
        </w:rPr>
        <w:t>利用标准接口的数字存储介质，采用数字压缩算法，实现视（音）频信息的数字记录、监视与回放的视频设备。</w:t>
      </w:r>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 w:val="24"/>
        </w:rPr>
      </w:pPr>
      <w:r>
        <w:rPr>
          <w:rFonts w:ascii="黑体" w:eastAsia="黑体" w:hint="eastAsia"/>
          <w:kern w:val="0"/>
          <w:szCs w:val="21"/>
        </w:rPr>
        <w:t>二维码</w:t>
      </w:r>
      <w:r>
        <w:rPr>
          <w:rFonts w:ascii="黑体" w:eastAsia="黑体" w:hint="eastAsia"/>
          <w:kern w:val="0"/>
          <w:szCs w:val="21"/>
        </w:rPr>
        <w:t xml:space="preserve"> </w:t>
      </w:r>
      <w:r>
        <w:rPr>
          <w:rFonts w:hint="eastAsia"/>
          <w:b/>
          <w:kern w:val="0"/>
          <w:szCs w:val="21"/>
        </w:rPr>
        <w:t>quick response code</w:t>
      </w:r>
    </w:p>
    <w:p w:rsidR="00737CEA" w:rsidRDefault="00731DE0">
      <w:pPr>
        <w:pStyle w:val="affe"/>
        <w:rPr>
          <w:szCs w:val="21"/>
        </w:rPr>
      </w:pPr>
      <w:r>
        <w:rPr>
          <w:rFonts w:hint="eastAsia"/>
          <w:szCs w:val="21"/>
        </w:rPr>
        <w:t>用特定的几何图形按一定规律在平面（二维方向）上分布的黑白相间的图形。它用符号标记物品来实现对粮食的描述和自动</w:t>
      </w:r>
      <w:r>
        <w:rPr>
          <w:rFonts w:hint="eastAsia"/>
          <w:szCs w:val="21"/>
        </w:rPr>
        <w:t>识别。</w:t>
      </w:r>
    </w:p>
    <w:p w:rsidR="00737CEA" w:rsidRDefault="00737CEA">
      <w:pPr>
        <w:pStyle w:val="a6"/>
        <w:tabs>
          <w:tab w:val="center" w:pos="4201"/>
          <w:tab w:val="right" w:leader="dot" w:pos="9298"/>
        </w:tabs>
        <w:spacing w:before="156" w:after="156"/>
      </w:pPr>
    </w:p>
    <w:p w:rsidR="00737CEA" w:rsidRDefault="00731DE0">
      <w:pPr>
        <w:pStyle w:val="afe"/>
        <w:numPr>
          <w:ilvl w:val="255"/>
          <w:numId w:val="0"/>
        </w:numPr>
        <w:adjustRightInd w:val="0"/>
        <w:snapToGrid w:val="0"/>
        <w:ind w:left="420"/>
        <w:jc w:val="left"/>
        <w:rPr>
          <w:szCs w:val="21"/>
        </w:rPr>
      </w:pPr>
      <w:r>
        <w:rPr>
          <w:rFonts w:ascii="黑体" w:eastAsia="黑体" w:hAnsi="Arial" w:cs="Arial" w:hint="eastAsia"/>
          <w:szCs w:val="21"/>
        </w:rPr>
        <w:t>库存识别代码</w:t>
      </w:r>
      <w:r>
        <w:rPr>
          <w:rFonts w:ascii="黑体" w:eastAsia="黑体" w:hAnsi="Arial" w:cs="Arial" w:hint="eastAsia"/>
          <w:szCs w:val="21"/>
        </w:rPr>
        <w:t xml:space="preserve"> </w:t>
      </w:r>
      <w:r>
        <w:rPr>
          <w:rFonts w:ascii="Times New Roman"/>
          <w:b/>
          <w:szCs w:val="21"/>
        </w:rPr>
        <w:t>stock identification code</w:t>
      </w:r>
    </w:p>
    <w:p w:rsidR="00737CEA" w:rsidRDefault="00731DE0">
      <w:pPr>
        <w:pStyle w:val="affe"/>
        <w:rPr>
          <w:szCs w:val="21"/>
        </w:rPr>
      </w:pPr>
      <w:r>
        <w:rPr>
          <w:rFonts w:hint="eastAsia"/>
          <w:szCs w:val="21"/>
        </w:rPr>
        <w:t>以货位为基本</w:t>
      </w:r>
      <w:r>
        <w:rPr>
          <w:rFonts w:hint="eastAsia"/>
        </w:rPr>
        <w:t>单位</w:t>
      </w:r>
      <w:r>
        <w:rPr>
          <w:rFonts w:hint="eastAsia"/>
          <w:szCs w:val="21"/>
        </w:rPr>
        <w:t>，记录粮食收购入库、出库、加工流通等环节信息的唯一标识。</w:t>
      </w:r>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 w:val="24"/>
        </w:rPr>
      </w:pPr>
      <w:r>
        <w:rPr>
          <w:rFonts w:ascii="黑体" w:eastAsia="黑体" w:hint="eastAsia"/>
          <w:kern w:val="0"/>
          <w:szCs w:val="21"/>
        </w:rPr>
        <w:t>红外感应器</w:t>
      </w:r>
      <w:r>
        <w:rPr>
          <w:rFonts w:ascii="黑体" w:eastAsia="黑体" w:hint="eastAsia"/>
          <w:kern w:val="0"/>
          <w:szCs w:val="21"/>
        </w:rPr>
        <w:t xml:space="preserve"> </w:t>
      </w:r>
      <w:r>
        <w:rPr>
          <w:rFonts w:hint="eastAsia"/>
          <w:b/>
          <w:kern w:val="0"/>
          <w:szCs w:val="21"/>
        </w:rPr>
        <w:t>infrared sensor</w:t>
      </w:r>
    </w:p>
    <w:p w:rsidR="00737CEA" w:rsidRDefault="00731DE0">
      <w:pPr>
        <w:pStyle w:val="affe"/>
        <w:rPr>
          <w:szCs w:val="21"/>
        </w:rPr>
      </w:pPr>
      <w:r>
        <w:rPr>
          <w:rFonts w:hint="eastAsia"/>
        </w:rPr>
        <w:t>利用红外线的物理性质来进行测量的传感器，用于感知人员的进出及虫鼠等生物的入侵情况</w:t>
      </w:r>
      <w:r>
        <w:rPr>
          <w:rFonts w:hint="eastAsia"/>
          <w:szCs w:val="21"/>
        </w:rPr>
        <w:t>。</w:t>
      </w:r>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Cs w:val="21"/>
        </w:rPr>
      </w:pPr>
      <w:r>
        <w:rPr>
          <w:rFonts w:ascii="黑体" w:eastAsia="黑体" w:hint="eastAsia"/>
          <w:kern w:val="0"/>
          <w:szCs w:val="21"/>
        </w:rPr>
        <w:t>卫星定位系统</w:t>
      </w:r>
      <w:r>
        <w:rPr>
          <w:b/>
          <w:kern w:val="0"/>
          <w:szCs w:val="21"/>
        </w:rPr>
        <w:t>satellite positioning system</w:t>
      </w:r>
    </w:p>
    <w:p w:rsidR="00737CEA" w:rsidRDefault="00731DE0">
      <w:pPr>
        <w:pStyle w:val="affe"/>
        <w:rPr>
          <w:szCs w:val="21"/>
        </w:rPr>
      </w:pPr>
      <w:r>
        <w:rPr>
          <w:rFonts w:hint="eastAsia"/>
        </w:rPr>
        <w:t>提供全球性</w:t>
      </w:r>
      <w:r>
        <w:rPr>
          <w:rFonts w:hint="eastAsia"/>
          <w:szCs w:val="21"/>
        </w:rPr>
        <w:t>、全能性、全天侯性的导航定位、定时、测速等功能，对粮食运输过程的定位跟踪。</w:t>
      </w:r>
    </w:p>
    <w:p w:rsidR="00737CEA" w:rsidRDefault="00737CEA">
      <w:pPr>
        <w:pStyle w:val="a6"/>
        <w:spacing w:before="156" w:after="156"/>
      </w:pPr>
    </w:p>
    <w:p w:rsidR="00737CEA" w:rsidRDefault="00731DE0">
      <w:pPr>
        <w:spacing w:line="360" w:lineRule="auto"/>
        <w:ind w:firstLineChars="200" w:firstLine="420"/>
        <w:rPr>
          <w:b/>
          <w:kern w:val="0"/>
          <w:sz w:val="24"/>
        </w:rPr>
      </w:pPr>
      <w:r>
        <w:rPr>
          <w:rFonts w:ascii="黑体" w:eastAsia="黑体" w:hint="eastAsia"/>
          <w:kern w:val="0"/>
          <w:szCs w:val="21"/>
        </w:rPr>
        <w:t>巡查信息采集装置</w:t>
      </w:r>
      <w:r>
        <w:rPr>
          <w:b/>
          <w:kern w:val="0"/>
          <w:szCs w:val="21"/>
        </w:rPr>
        <w:t xml:space="preserve"> inspection information acquisition device</w:t>
      </w:r>
    </w:p>
    <w:p w:rsidR="00737CEA" w:rsidRDefault="00731DE0">
      <w:pPr>
        <w:pStyle w:val="affe"/>
        <w:rPr>
          <w:szCs w:val="21"/>
        </w:rPr>
      </w:pPr>
      <w:r>
        <w:rPr>
          <w:rFonts w:hint="eastAsia"/>
          <w:szCs w:val="21"/>
        </w:rPr>
        <w:t>离线电子巡查系统中，用于采集、</w:t>
      </w:r>
      <w:r>
        <w:rPr>
          <w:rFonts w:hint="eastAsia"/>
        </w:rPr>
        <w:t>存储</w:t>
      </w:r>
      <w:r>
        <w:rPr>
          <w:rFonts w:hint="eastAsia"/>
          <w:szCs w:val="21"/>
        </w:rPr>
        <w:t>和处理巡查信息的设备。</w:t>
      </w:r>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识读装置</w:t>
      </w:r>
      <w:r>
        <w:rPr>
          <w:rFonts w:ascii="黑体" w:eastAsia="黑体" w:hint="eastAsia"/>
          <w:kern w:val="0"/>
          <w:szCs w:val="21"/>
        </w:rPr>
        <w:t xml:space="preserve"> </w:t>
      </w:r>
      <w:r>
        <w:rPr>
          <w:rFonts w:hint="eastAsia"/>
          <w:b/>
          <w:kern w:val="0"/>
          <w:szCs w:val="21"/>
        </w:rPr>
        <w:t>reader device</w:t>
      </w:r>
    </w:p>
    <w:p w:rsidR="00737CEA" w:rsidRDefault="00731DE0">
      <w:pPr>
        <w:pStyle w:val="affe"/>
        <w:rPr>
          <w:szCs w:val="21"/>
        </w:rPr>
      </w:pPr>
      <w:r>
        <w:rPr>
          <w:rFonts w:hint="eastAsia"/>
          <w:szCs w:val="21"/>
        </w:rPr>
        <w:t>巡查信息离线电子巡查系统中，</w:t>
      </w:r>
      <w:r>
        <w:rPr>
          <w:rFonts w:hint="eastAsia"/>
        </w:rPr>
        <w:t>用于识读</w:t>
      </w:r>
      <w:r>
        <w:rPr>
          <w:rFonts w:hint="eastAsia"/>
          <w:szCs w:val="21"/>
        </w:rPr>
        <w:t>、采集、存储巡查信息，并与管理终端进行通讯（有线</w:t>
      </w:r>
      <w:r>
        <w:rPr>
          <w:rFonts w:hint="eastAsia"/>
          <w:szCs w:val="21"/>
        </w:rPr>
        <w:t>/</w:t>
      </w:r>
      <w:r>
        <w:rPr>
          <w:rFonts w:hint="eastAsia"/>
          <w:szCs w:val="21"/>
        </w:rPr>
        <w:t>无线）的设备。</w:t>
      </w:r>
    </w:p>
    <w:p w:rsidR="00737CEA" w:rsidRDefault="00737CEA">
      <w:pPr>
        <w:pStyle w:val="a6"/>
        <w:spacing w:before="156" w:after="156"/>
      </w:pPr>
    </w:p>
    <w:p w:rsidR="00737CEA" w:rsidRDefault="00731DE0">
      <w:pPr>
        <w:spacing w:line="360" w:lineRule="auto"/>
        <w:ind w:firstLineChars="200" w:firstLine="420"/>
        <w:rPr>
          <w:b/>
          <w:kern w:val="0"/>
          <w:sz w:val="24"/>
        </w:rPr>
      </w:pPr>
      <w:r>
        <w:rPr>
          <w:rFonts w:ascii="黑体" w:eastAsia="黑体" w:hint="eastAsia"/>
          <w:kern w:val="0"/>
          <w:szCs w:val="21"/>
        </w:rPr>
        <w:t>识别物</w:t>
      </w:r>
      <w:r>
        <w:rPr>
          <w:rFonts w:ascii="黑体" w:eastAsia="黑体" w:hint="eastAsia"/>
          <w:kern w:val="0"/>
          <w:szCs w:val="21"/>
        </w:rPr>
        <w:t xml:space="preserve"> </w:t>
      </w:r>
      <w:r>
        <w:rPr>
          <w:rFonts w:hint="eastAsia"/>
          <w:b/>
          <w:kern w:val="0"/>
          <w:szCs w:val="21"/>
        </w:rPr>
        <w:t xml:space="preserve">identification </w:t>
      </w:r>
      <w:r>
        <w:rPr>
          <w:b/>
          <w:kern w:val="0"/>
          <w:szCs w:val="21"/>
        </w:rPr>
        <w:t>object</w:t>
      </w:r>
    </w:p>
    <w:p w:rsidR="00737CEA" w:rsidRDefault="00731DE0">
      <w:pPr>
        <w:pStyle w:val="affe"/>
        <w:rPr>
          <w:szCs w:val="21"/>
        </w:rPr>
      </w:pPr>
      <w:r>
        <w:rPr>
          <w:rFonts w:hint="eastAsia"/>
          <w:szCs w:val="21"/>
        </w:rPr>
        <w:t>在线电子巡查系统中，供识读装置识别巡查信息的载体。</w:t>
      </w:r>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巡查管理终端</w:t>
      </w:r>
      <w:r>
        <w:rPr>
          <w:rFonts w:ascii="黑体" w:eastAsia="黑体" w:hint="eastAsia"/>
          <w:kern w:val="0"/>
          <w:szCs w:val="21"/>
        </w:rPr>
        <w:t xml:space="preserve"> </w:t>
      </w:r>
      <w:r>
        <w:rPr>
          <w:b/>
          <w:kern w:val="0"/>
          <w:szCs w:val="21"/>
        </w:rPr>
        <w:t xml:space="preserve">inspection </w:t>
      </w:r>
      <w:r>
        <w:rPr>
          <w:rFonts w:hint="eastAsia"/>
          <w:b/>
          <w:kern w:val="0"/>
          <w:szCs w:val="21"/>
        </w:rPr>
        <w:t>management terminal</w:t>
      </w:r>
    </w:p>
    <w:p w:rsidR="00737CEA" w:rsidRDefault="00731DE0">
      <w:pPr>
        <w:pStyle w:val="affe"/>
        <w:rPr>
          <w:szCs w:val="21"/>
        </w:rPr>
      </w:pPr>
      <w:r>
        <w:rPr>
          <w:rFonts w:hint="eastAsia"/>
          <w:szCs w:val="21"/>
        </w:rPr>
        <w:t>对巡查信息进行搜集、存储、</w:t>
      </w:r>
      <w:r>
        <w:rPr>
          <w:rFonts w:hint="eastAsia"/>
        </w:rPr>
        <w:t>处理</w:t>
      </w:r>
      <w:r>
        <w:rPr>
          <w:rFonts w:hint="eastAsia"/>
          <w:szCs w:val="21"/>
        </w:rPr>
        <w:t>和显示的设备</w:t>
      </w:r>
      <w:r>
        <w:rPr>
          <w:rFonts w:hint="eastAsia"/>
          <w:szCs w:val="21"/>
        </w:rPr>
        <w:t>。</w:t>
      </w:r>
    </w:p>
    <w:p w:rsidR="00737CEA" w:rsidRDefault="00737CEA">
      <w:pPr>
        <w:pStyle w:val="affe"/>
      </w:pPr>
    </w:p>
    <w:p w:rsidR="00737CEA" w:rsidRDefault="00731DE0">
      <w:pPr>
        <w:pStyle w:val="a5"/>
        <w:spacing w:before="312" w:after="312"/>
      </w:pPr>
      <w:bookmarkStart w:id="59" w:name="_Toc465198540"/>
      <w:r>
        <w:rPr>
          <w:rFonts w:hint="eastAsia"/>
        </w:rPr>
        <w:t>传输层术语</w:t>
      </w:r>
      <w:bookmarkEnd w:id="59"/>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数据传输终端</w:t>
      </w:r>
      <w:r>
        <w:rPr>
          <w:rFonts w:hint="eastAsia"/>
          <w:b/>
          <w:kern w:val="0"/>
          <w:szCs w:val="21"/>
        </w:rPr>
        <w:t>data transmission terminal</w:t>
      </w:r>
    </w:p>
    <w:p w:rsidR="00737CEA" w:rsidRDefault="00731DE0">
      <w:pPr>
        <w:adjustRightInd w:val="0"/>
        <w:snapToGrid w:val="0"/>
        <w:spacing w:line="360" w:lineRule="auto"/>
        <w:ind w:firstLineChars="200" w:firstLine="420"/>
        <w:rPr>
          <w:rFonts w:ascii="宋体"/>
          <w:kern w:val="0"/>
          <w:szCs w:val="21"/>
        </w:rPr>
      </w:pPr>
      <w:r>
        <w:rPr>
          <w:rFonts w:ascii="宋体" w:hint="eastAsia"/>
          <w:kern w:val="0"/>
          <w:szCs w:val="21"/>
        </w:rPr>
        <w:t>将感知层数据传输至相应存储和处理平台的终端模块，可用于粮食出入库和仓储等不同阶段收集数据的传输。</w:t>
      </w:r>
    </w:p>
    <w:p w:rsidR="00737CEA" w:rsidRDefault="00737CEA">
      <w:pPr>
        <w:pStyle w:val="a6"/>
        <w:spacing w:before="156" w:after="156"/>
      </w:pPr>
    </w:p>
    <w:p w:rsidR="00737CEA" w:rsidRDefault="00731DE0">
      <w:pPr>
        <w:spacing w:line="360" w:lineRule="auto"/>
        <w:ind w:firstLineChars="200" w:firstLine="420"/>
      </w:pPr>
      <w:r>
        <w:rPr>
          <w:rFonts w:ascii="黑体" w:eastAsia="黑体" w:hint="eastAsia"/>
          <w:kern w:val="0"/>
          <w:szCs w:val="21"/>
        </w:rPr>
        <w:lastRenderedPageBreak/>
        <w:t>本地服务器</w:t>
      </w:r>
      <w:r>
        <w:rPr>
          <w:rFonts w:ascii="黑体" w:eastAsia="黑体" w:hint="eastAsia"/>
          <w:kern w:val="0"/>
          <w:szCs w:val="21"/>
        </w:rPr>
        <w:t xml:space="preserve"> </w:t>
      </w:r>
      <w:r>
        <w:rPr>
          <w:rFonts w:hint="eastAsia"/>
          <w:b/>
          <w:kern w:val="0"/>
          <w:szCs w:val="21"/>
        </w:rPr>
        <w:t>local server</w:t>
      </w:r>
    </w:p>
    <w:p w:rsidR="00737CEA" w:rsidRDefault="00731DE0">
      <w:pPr>
        <w:adjustRightInd w:val="0"/>
        <w:snapToGrid w:val="0"/>
        <w:spacing w:line="360" w:lineRule="auto"/>
        <w:ind w:firstLineChars="200" w:firstLine="420"/>
        <w:rPr>
          <w:rFonts w:ascii="宋体"/>
          <w:kern w:val="0"/>
          <w:szCs w:val="21"/>
        </w:rPr>
      </w:pPr>
      <w:r>
        <w:rPr>
          <w:rFonts w:ascii="宋体" w:hint="eastAsia"/>
          <w:kern w:val="0"/>
          <w:szCs w:val="21"/>
        </w:rPr>
        <w:t>用于存储和处理粮食数据传输终端发送来的数据信息并为用户提供服务的本地计算机，一般运行在粮食业务部门局域网内部。</w:t>
      </w:r>
    </w:p>
    <w:p w:rsidR="00737CEA" w:rsidRDefault="00737CEA">
      <w:pPr>
        <w:pStyle w:val="a6"/>
        <w:spacing w:before="156" w:after="156"/>
      </w:pPr>
    </w:p>
    <w:p w:rsidR="00737CEA" w:rsidRDefault="00731DE0">
      <w:pPr>
        <w:spacing w:line="360" w:lineRule="auto"/>
        <w:ind w:firstLineChars="200" w:firstLine="420"/>
      </w:pPr>
      <w:r>
        <w:rPr>
          <w:rFonts w:ascii="黑体" w:eastAsia="黑体" w:hint="eastAsia"/>
          <w:kern w:val="0"/>
          <w:szCs w:val="21"/>
        </w:rPr>
        <w:t>云计算服务器</w:t>
      </w:r>
      <w:r>
        <w:rPr>
          <w:rFonts w:ascii="黑体" w:eastAsia="黑体" w:hint="eastAsia"/>
          <w:kern w:val="0"/>
          <w:szCs w:val="21"/>
        </w:rPr>
        <w:t xml:space="preserve"> </w:t>
      </w:r>
      <w:r>
        <w:rPr>
          <w:rFonts w:hint="eastAsia"/>
          <w:b/>
          <w:kern w:val="0"/>
          <w:szCs w:val="21"/>
        </w:rPr>
        <w:t>cloud computingserver</w:t>
      </w:r>
    </w:p>
    <w:p w:rsidR="00737CEA" w:rsidRDefault="00731DE0">
      <w:pPr>
        <w:spacing w:line="360" w:lineRule="auto"/>
        <w:ind w:firstLineChars="200" w:firstLine="420"/>
      </w:pPr>
      <w:r>
        <w:rPr>
          <w:rFonts w:hint="eastAsia"/>
        </w:rPr>
        <w:t>以互联网为基础，运行于远程的网络节点，用于粮食信息数据存储和处理。</w:t>
      </w:r>
    </w:p>
    <w:p w:rsidR="00737CEA" w:rsidRDefault="00737CEA">
      <w:pPr>
        <w:pStyle w:val="a6"/>
        <w:spacing w:before="156" w:after="156"/>
      </w:pPr>
    </w:p>
    <w:p w:rsidR="00737CEA" w:rsidRDefault="00731DE0">
      <w:pPr>
        <w:spacing w:line="360" w:lineRule="auto"/>
        <w:ind w:firstLineChars="150" w:firstLine="315"/>
      </w:pPr>
      <w:r>
        <w:rPr>
          <w:rFonts w:ascii="黑体" w:eastAsia="黑体" w:hint="eastAsia"/>
          <w:kern w:val="0"/>
          <w:szCs w:val="21"/>
        </w:rPr>
        <w:t>有线通信</w:t>
      </w:r>
      <w:r>
        <w:rPr>
          <w:rFonts w:ascii="黑体" w:eastAsia="黑体" w:hint="eastAsia"/>
          <w:kern w:val="0"/>
          <w:szCs w:val="21"/>
        </w:rPr>
        <w:t xml:space="preserve"> </w:t>
      </w:r>
      <w:r>
        <w:rPr>
          <w:b/>
          <w:kern w:val="0"/>
          <w:szCs w:val="21"/>
        </w:rPr>
        <w:t xml:space="preserve">wired </w:t>
      </w:r>
      <w:r>
        <w:rPr>
          <w:b/>
          <w:kern w:val="0"/>
          <w:szCs w:val="21"/>
        </w:rPr>
        <w:t>communication</w:t>
      </w:r>
    </w:p>
    <w:p w:rsidR="00737CEA" w:rsidRDefault="00731DE0">
      <w:pPr>
        <w:spacing w:line="360" w:lineRule="auto"/>
        <w:ind w:firstLineChars="150" w:firstLine="315"/>
      </w:pPr>
      <w:r>
        <w:rPr>
          <w:rFonts w:hint="eastAsia"/>
        </w:rPr>
        <w:t>利用金属导线、光纤等有形媒质进行信息交换的一种通信方式。</w:t>
      </w:r>
    </w:p>
    <w:p w:rsidR="00737CEA" w:rsidRDefault="00737CEA">
      <w:pPr>
        <w:pStyle w:val="a6"/>
        <w:spacing w:before="156" w:after="156"/>
      </w:pPr>
    </w:p>
    <w:p w:rsidR="00737CEA" w:rsidRDefault="00731DE0">
      <w:pPr>
        <w:spacing w:line="360" w:lineRule="auto"/>
        <w:ind w:firstLineChars="150" w:firstLine="315"/>
      </w:pPr>
      <w:r>
        <w:rPr>
          <w:rFonts w:ascii="黑体" w:eastAsia="黑体" w:hint="eastAsia"/>
          <w:kern w:val="0"/>
          <w:szCs w:val="21"/>
        </w:rPr>
        <w:t>无线</w:t>
      </w:r>
      <w:r>
        <w:rPr>
          <w:rFonts w:ascii="黑体" w:eastAsia="黑体"/>
          <w:kern w:val="0"/>
          <w:szCs w:val="21"/>
        </w:rPr>
        <w:t>通信</w:t>
      </w:r>
      <w:r>
        <w:rPr>
          <w:b/>
          <w:kern w:val="0"/>
          <w:szCs w:val="21"/>
        </w:rPr>
        <w:t>wireless communication</w:t>
      </w:r>
    </w:p>
    <w:p w:rsidR="00737CEA" w:rsidRDefault="00731DE0">
      <w:pPr>
        <w:spacing w:line="360" w:lineRule="auto"/>
        <w:ind w:firstLineChars="150" w:firstLine="315"/>
      </w:pPr>
      <w:r>
        <w:rPr>
          <w:rFonts w:hint="eastAsia"/>
        </w:rPr>
        <w:t>利用电磁波信号可以在空间中传播的特性进行信息交换的一种通信方式。</w:t>
      </w:r>
    </w:p>
    <w:p w:rsidR="00737CEA" w:rsidRDefault="00737CEA">
      <w:pPr>
        <w:pStyle w:val="a6"/>
        <w:spacing w:before="156" w:after="156"/>
      </w:pPr>
    </w:p>
    <w:p w:rsidR="00737CEA" w:rsidRDefault="00731DE0">
      <w:pPr>
        <w:spacing w:line="360" w:lineRule="auto"/>
        <w:ind w:firstLineChars="150" w:firstLine="315"/>
      </w:pPr>
      <w:r>
        <w:rPr>
          <w:rFonts w:ascii="黑体" w:eastAsia="黑体" w:hint="eastAsia"/>
          <w:kern w:val="0"/>
          <w:szCs w:val="21"/>
        </w:rPr>
        <w:t>近场通信</w:t>
      </w:r>
      <w:r>
        <w:rPr>
          <w:rFonts w:ascii="黑体" w:eastAsia="黑体" w:hint="eastAsia"/>
          <w:kern w:val="0"/>
          <w:szCs w:val="21"/>
        </w:rPr>
        <w:t xml:space="preserve"> </w:t>
      </w:r>
      <w:r>
        <w:rPr>
          <w:rFonts w:hint="eastAsia"/>
          <w:b/>
          <w:kern w:val="0"/>
          <w:szCs w:val="21"/>
        </w:rPr>
        <w:t>near field communication (NFC)</w:t>
      </w:r>
    </w:p>
    <w:p w:rsidR="00737CEA" w:rsidRDefault="00731DE0">
      <w:pPr>
        <w:spacing w:line="360" w:lineRule="auto"/>
        <w:ind w:firstLineChars="150" w:firstLine="315"/>
        <w:rPr>
          <w:rFonts w:ascii="宋体"/>
          <w:kern w:val="0"/>
          <w:szCs w:val="21"/>
        </w:rPr>
      </w:pPr>
      <w:r>
        <w:rPr>
          <w:rFonts w:ascii="宋体" w:hint="eastAsia"/>
          <w:kern w:val="0"/>
          <w:szCs w:val="21"/>
        </w:rPr>
        <w:t>又称为近距离无线通信技术，其基础是</w:t>
      </w:r>
      <w:r>
        <w:rPr>
          <w:rFonts w:ascii="宋体" w:hint="eastAsia"/>
          <w:kern w:val="0"/>
          <w:szCs w:val="21"/>
        </w:rPr>
        <w:t>RFID</w:t>
      </w:r>
      <w:r>
        <w:rPr>
          <w:rFonts w:ascii="宋体" w:hint="eastAsia"/>
          <w:kern w:val="0"/>
          <w:szCs w:val="21"/>
        </w:rPr>
        <w:t>和互联技术，允许电子设备之间进行非接触式点对点数据传输和交换，可用于粮食出入库环节的身份认证</w:t>
      </w:r>
      <w:r>
        <w:rPr>
          <w:rFonts w:ascii="宋体" w:hAnsiTheme="minorHAnsi" w:hint="eastAsia"/>
          <w:kern w:val="0"/>
          <w:szCs w:val="21"/>
        </w:rPr>
        <w:t>、</w:t>
      </w:r>
      <w:r>
        <w:rPr>
          <w:rFonts w:ascii="宋体" w:hint="eastAsia"/>
          <w:kern w:val="0"/>
          <w:szCs w:val="21"/>
        </w:rPr>
        <w:t>粮食销售环节的电子支付等。</w:t>
      </w:r>
    </w:p>
    <w:p w:rsidR="00737CEA" w:rsidRDefault="00737CEA">
      <w:pPr>
        <w:pStyle w:val="a6"/>
        <w:spacing w:before="156" w:after="156"/>
      </w:pPr>
    </w:p>
    <w:p w:rsidR="00737CEA" w:rsidRDefault="00731DE0">
      <w:pPr>
        <w:spacing w:line="360" w:lineRule="auto"/>
        <w:ind w:firstLineChars="200" w:firstLine="420"/>
        <w:jc w:val="left"/>
        <w:rPr>
          <w:b/>
          <w:kern w:val="0"/>
          <w:szCs w:val="21"/>
        </w:rPr>
      </w:pPr>
      <w:r>
        <w:rPr>
          <w:rFonts w:ascii="黑体" w:eastAsia="黑体" w:hint="eastAsia"/>
          <w:kern w:val="0"/>
          <w:szCs w:val="21"/>
        </w:rPr>
        <w:t>通信</w:t>
      </w:r>
      <w:r>
        <w:rPr>
          <w:rFonts w:ascii="黑体" w:eastAsia="黑体"/>
          <w:kern w:val="0"/>
          <w:szCs w:val="21"/>
        </w:rPr>
        <w:t>协议</w:t>
      </w:r>
      <w:r>
        <w:rPr>
          <w:rFonts w:hint="eastAsia"/>
          <w:b/>
          <w:kern w:val="0"/>
          <w:szCs w:val="21"/>
        </w:rPr>
        <w:t>communication protocol</w:t>
      </w:r>
    </w:p>
    <w:p w:rsidR="00737CEA" w:rsidRDefault="00731DE0">
      <w:pPr>
        <w:spacing w:line="360" w:lineRule="auto"/>
        <w:ind w:firstLineChars="200" w:firstLine="420"/>
        <w:jc w:val="left"/>
        <w:rPr>
          <w:kern w:val="0"/>
          <w:sz w:val="24"/>
        </w:rPr>
      </w:pPr>
      <w:r>
        <w:rPr>
          <w:rFonts w:hint="eastAsia"/>
        </w:rPr>
        <w:t>是指双方实体完成通信或服务所必须遵循的规则和约定。</w:t>
      </w:r>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Zigbee</w:t>
      </w:r>
      <w:r>
        <w:rPr>
          <w:rFonts w:ascii="黑体" w:eastAsia="黑体" w:hint="eastAsia"/>
          <w:kern w:val="0"/>
          <w:szCs w:val="21"/>
        </w:rPr>
        <w:t>协议</w:t>
      </w:r>
      <w:r>
        <w:rPr>
          <w:rFonts w:ascii="黑体" w:eastAsia="黑体" w:hint="eastAsia"/>
          <w:kern w:val="0"/>
          <w:szCs w:val="21"/>
        </w:rPr>
        <w:t xml:space="preserve"> </w:t>
      </w:r>
      <w:r>
        <w:rPr>
          <w:rFonts w:hint="eastAsia"/>
          <w:b/>
          <w:kern w:val="0"/>
          <w:szCs w:val="21"/>
        </w:rPr>
        <w:t>Zigbee protocol</w:t>
      </w:r>
    </w:p>
    <w:p w:rsidR="00737CEA" w:rsidRDefault="00731DE0">
      <w:pPr>
        <w:spacing w:line="360" w:lineRule="auto"/>
        <w:ind w:firstLineChars="200" w:firstLine="420"/>
      </w:pPr>
      <w:r>
        <w:rPr>
          <w:rFonts w:hint="eastAsia"/>
        </w:rPr>
        <w:t>一种基于</w:t>
      </w:r>
      <w:r>
        <w:rPr>
          <w:rFonts w:hint="eastAsia"/>
        </w:rPr>
        <w:t>IEEE802.15.4</w:t>
      </w:r>
      <w:r>
        <w:rPr>
          <w:rFonts w:hint="eastAsia"/>
        </w:rPr>
        <w:t>标准的短距离、低功耗无线传输协议，适用于粮库无线传感器网络中节点间的协调通信。</w:t>
      </w:r>
    </w:p>
    <w:p w:rsidR="00737CEA" w:rsidRDefault="00737CEA">
      <w:pPr>
        <w:pStyle w:val="a6"/>
        <w:spacing w:before="156" w:after="156"/>
      </w:pPr>
    </w:p>
    <w:p w:rsidR="00737CEA" w:rsidRDefault="00731DE0">
      <w:pPr>
        <w:spacing w:line="360" w:lineRule="auto"/>
        <w:ind w:firstLineChars="200" w:firstLine="420"/>
      </w:pPr>
      <w:r>
        <w:rPr>
          <w:rFonts w:ascii="黑体" w:eastAsia="黑体" w:hint="eastAsia"/>
          <w:kern w:val="0"/>
          <w:szCs w:val="21"/>
        </w:rPr>
        <w:t>虚拟专网</w:t>
      </w:r>
      <w:r>
        <w:rPr>
          <w:rFonts w:ascii="黑体" w:eastAsia="黑体" w:hint="eastAsia"/>
          <w:kern w:val="0"/>
          <w:szCs w:val="21"/>
        </w:rPr>
        <w:t xml:space="preserve"> </w:t>
      </w:r>
      <w:r>
        <w:rPr>
          <w:rFonts w:hint="eastAsia"/>
          <w:b/>
          <w:kern w:val="0"/>
          <w:szCs w:val="21"/>
        </w:rPr>
        <w:t>virtual private network (VPN)</w:t>
      </w:r>
    </w:p>
    <w:p w:rsidR="00737CEA" w:rsidRDefault="00731DE0">
      <w:pPr>
        <w:spacing w:line="360" w:lineRule="auto"/>
        <w:ind w:firstLineChars="200" w:firstLine="420"/>
        <w:rPr>
          <w:rFonts w:asciiTheme="minorEastAsia" w:hAnsiTheme="minorEastAsia"/>
        </w:rPr>
      </w:pPr>
      <w:r>
        <w:rPr>
          <w:rFonts w:hint="eastAsia"/>
        </w:rPr>
        <w:t>基于数据包加密</w:t>
      </w:r>
      <w:r>
        <w:rPr>
          <w:rFonts w:asciiTheme="minorEastAsia" w:hAnsiTheme="minorEastAsia" w:hint="eastAsia"/>
        </w:rPr>
        <w:t>、数据包目的地址转换等技术，在公用网络上建立的专用网络，可用于粮食业务部</w:t>
      </w:r>
      <w:r>
        <w:rPr>
          <w:rFonts w:asciiTheme="minorEastAsia" w:hAnsiTheme="minorEastAsia" w:hint="eastAsia"/>
        </w:rPr>
        <w:lastRenderedPageBreak/>
        <w:t>门人员或行业监管人员远程访问内网的服务器资源。</w:t>
      </w:r>
    </w:p>
    <w:p w:rsidR="00737CEA" w:rsidRDefault="00737CEA">
      <w:pPr>
        <w:pStyle w:val="a6"/>
        <w:spacing w:before="156" w:after="156"/>
      </w:pPr>
    </w:p>
    <w:p w:rsidR="00737CEA" w:rsidRDefault="00731DE0">
      <w:pPr>
        <w:pStyle w:val="affe"/>
        <w:adjustRightInd w:val="0"/>
        <w:snapToGrid w:val="0"/>
        <w:spacing w:line="360" w:lineRule="auto"/>
        <w:rPr>
          <w:b/>
          <w:szCs w:val="21"/>
        </w:rPr>
      </w:pPr>
      <w:r>
        <w:rPr>
          <w:rFonts w:ascii="黑体" w:eastAsia="黑体" w:hint="eastAsia"/>
          <w:szCs w:val="21"/>
        </w:rPr>
        <w:t>综合业务数字网</w:t>
      </w:r>
      <w:r>
        <w:rPr>
          <w:rFonts w:ascii="Times New Roman"/>
          <w:b/>
          <w:szCs w:val="21"/>
        </w:rPr>
        <w:t xml:space="preserve">integrated services digital network </w:t>
      </w:r>
      <w:r>
        <w:rPr>
          <w:rFonts w:ascii="Times New Roman"/>
          <w:b/>
          <w:szCs w:val="21"/>
        </w:rPr>
        <w:t>(ISDN)</w:t>
      </w:r>
    </w:p>
    <w:p w:rsidR="00737CEA" w:rsidRDefault="00731DE0">
      <w:pPr>
        <w:ind w:firstLineChars="200" w:firstLine="420"/>
      </w:pPr>
      <w:r>
        <w:rPr>
          <w:rFonts w:hint="eastAsia"/>
        </w:rPr>
        <w:t>提供或承担一系列各种各样电信业务的综合数字网。</w:t>
      </w:r>
    </w:p>
    <w:p w:rsidR="00737CEA" w:rsidRDefault="00731DE0">
      <w:pPr>
        <w:ind w:firstLineChars="200" w:firstLine="420"/>
      </w:pPr>
      <w:r>
        <w:rPr>
          <w:rFonts w:hint="eastAsia"/>
        </w:rPr>
        <w:t>[</w:t>
      </w:r>
      <w:r>
        <w:t>GB</w:t>
      </w:r>
      <w:r>
        <w:rPr>
          <w:b/>
        </w:rPr>
        <w:t>/</w:t>
      </w:r>
      <w:r>
        <w:t>T 14733.4</w:t>
      </w:r>
      <w:r>
        <w:rPr>
          <w:rFonts w:hint="eastAsia"/>
        </w:rPr>
        <w:t>]</w:t>
      </w:r>
    </w:p>
    <w:p w:rsidR="00737CEA" w:rsidRDefault="00737CEA">
      <w:pPr>
        <w:pStyle w:val="a6"/>
        <w:spacing w:before="156" w:after="156"/>
      </w:pPr>
    </w:p>
    <w:p w:rsidR="00737CEA" w:rsidRDefault="00731DE0">
      <w:pPr>
        <w:pStyle w:val="affe"/>
        <w:adjustRightInd w:val="0"/>
        <w:snapToGrid w:val="0"/>
        <w:spacing w:line="360" w:lineRule="auto"/>
        <w:rPr>
          <w:rFonts w:ascii="黑体" w:eastAsia="黑体"/>
          <w:szCs w:val="21"/>
        </w:rPr>
      </w:pPr>
      <w:r>
        <w:rPr>
          <w:rFonts w:ascii="黑体" w:eastAsia="黑体" w:hint="eastAsia"/>
          <w:szCs w:val="21"/>
        </w:rPr>
        <w:t>数据传输质量</w:t>
      </w:r>
      <w:r>
        <w:rPr>
          <w:rFonts w:ascii="黑体" w:eastAsia="黑体" w:hint="eastAsia"/>
          <w:szCs w:val="21"/>
        </w:rPr>
        <w:t xml:space="preserve"> </w:t>
      </w:r>
      <w:r>
        <w:rPr>
          <w:rFonts w:ascii="Times New Roman"/>
          <w:b/>
          <w:szCs w:val="21"/>
        </w:rPr>
        <w:t>data transmission quality</w:t>
      </w:r>
    </w:p>
    <w:p w:rsidR="00737CEA" w:rsidRDefault="00731DE0">
      <w:pPr>
        <w:adjustRightInd w:val="0"/>
        <w:snapToGrid w:val="0"/>
        <w:ind w:firstLineChars="200" w:firstLine="420"/>
      </w:pPr>
      <w:r>
        <w:rPr>
          <w:rFonts w:hint="eastAsia"/>
        </w:rPr>
        <w:t>指数据在网络传输过程中所发生的变化，反映粮食流转各阶段的信息在网络传输中发生变化的程度。</w:t>
      </w:r>
    </w:p>
    <w:p w:rsidR="00737CEA" w:rsidRDefault="00737CEA">
      <w:pPr>
        <w:pStyle w:val="a6"/>
        <w:spacing w:before="156" w:after="156"/>
      </w:pPr>
    </w:p>
    <w:p w:rsidR="00737CEA" w:rsidRDefault="00731DE0">
      <w:pPr>
        <w:pStyle w:val="affe"/>
        <w:adjustRightInd w:val="0"/>
        <w:snapToGrid w:val="0"/>
        <w:spacing w:line="360" w:lineRule="auto"/>
        <w:rPr>
          <w:rFonts w:ascii="Times New Roman"/>
          <w:b/>
          <w:sz w:val="24"/>
          <w:szCs w:val="24"/>
        </w:rPr>
      </w:pPr>
      <w:r>
        <w:rPr>
          <w:rFonts w:ascii="黑体" w:eastAsia="黑体" w:hAnsiTheme="minorHAnsi" w:hint="eastAsia"/>
          <w:szCs w:val="21"/>
        </w:rPr>
        <w:t>数据加密</w:t>
      </w:r>
      <w:r>
        <w:rPr>
          <w:rFonts w:ascii="黑体" w:eastAsia="黑体" w:hAnsiTheme="minorHAnsi" w:hint="eastAsia"/>
          <w:szCs w:val="21"/>
        </w:rPr>
        <w:t xml:space="preserve"> </w:t>
      </w:r>
      <w:r>
        <w:rPr>
          <w:rFonts w:ascii="Times New Roman" w:hAnsiTheme="minorHAnsi" w:hint="eastAsia"/>
          <w:b/>
          <w:szCs w:val="21"/>
        </w:rPr>
        <w:t>data encryption</w:t>
      </w:r>
    </w:p>
    <w:p w:rsidR="00737CEA" w:rsidRDefault="00731DE0">
      <w:pPr>
        <w:spacing w:line="360" w:lineRule="auto"/>
        <w:ind w:firstLineChars="200" w:firstLine="420"/>
      </w:pPr>
      <w:r>
        <w:rPr>
          <w:rFonts w:hint="eastAsia"/>
        </w:rPr>
        <w:t>通过加密算法和加密密钥，将待传输的明文转换为密文，保证粮食流转各阶段信息数据传输的安全性。</w:t>
      </w:r>
    </w:p>
    <w:p w:rsidR="00737CEA" w:rsidRDefault="00737CEA">
      <w:pPr>
        <w:pStyle w:val="a6"/>
        <w:spacing w:before="156" w:after="156"/>
      </w:pPr>
    </w:p>
    <w:p w:rsidR="00737CEA" w:rsidRDefault="00731DE0">
      <w:pPr>
        <w:pStyle w:val="affe"/>
        <w:adjustRightInd w:val="0"/>
        <w:snapToGrid w:val="0"/>
        <w:spacing w:line="360" w:lineRule="auto"/>
        <w:rPr>
          <w:rFonts w:ascii="Times New Roman"/>
          <w:b/>
          <w:sz w:val="24"/>
          <w:szCs w:val="24"/>
        </w:rPr>
      </w:pPr>
      <w:r>
        <w:rPr>
          <w:rFonts w:ascii="黑体" w:eastAsia="黑体" w:hAnsiTheme="minorHAnsi" w:hint="eastAsia"/>
          <w:szCs w:val="21"/>
        </w:rPr>
        <w:t>网络编码</w:t>
      </w:r>
      <w:r>
        <w:rPr>
          <w:rFonts w:ascii="黑体" w:eastAsia="黑体" w:hAnsiTheme="minorHAnsi" w:hint="eastAsia"/>
          <w:szCs w:val="21"/>
        </w:rPr>
        <w:t xml:space="preserve"> </w:t>
      </w:r>
      <w:r>
        <w:rPr>
          <w:rFonts w:ascii="Times New Roman" w:hAnsiTheme="minorHAnsi" w:hint="eastAsia"/>
          <w:b/>
          <w:szCs w:val="21"/>
        </w:rPr>
        <w:t>network coding</w:t>
      </w:r>
    </w:p>
    <w:p w:rsidR="00737CEA" w:rsidRDefault="00731DE0">
      <w:pPr>
        <w:spacing w:line="360" w:lineRule="auto"/>
        <w:ind w:firstLineChars="200" w:firstLine="420"/>
      </w:pPr>
      <w:r>
        <w:t>一种融合了路由和编码的信息交换技术，</w:t>
      </w:r>
      <w:r>
        <w:rPr>
          <w:rFonts w:hint="eastAsia"/>
        </w:rPr>
        <w:t>通过</w:t>
      </w:r>
      <w:r>
        <w:t>在网络中的各个节点上对各条信道上收到的信息进行线性或者非线性的处理</w:t>
      </w:r>
      <w:r>
        <w:rPr>
          <w:rFonts w:hint="eastAsia"/>
        </w:rPr>
        <w:t>，</w:t>
      </w:r>
      <w:r>
        <w:t>然后转发给下游节点</w:t>
      </w:r>
      <w:r>
        <w:rPr>
          <w:rFonts w:hint="eastAsia"/>
        </w:rPr>
        <w:t>，提高粮食流转各阶段信息数据传输速率和安全性。</w:t>
      </w:r>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仓储企业信息元数据</w:t>
      </w:r>
      <w:r>
        <w:rPr>
          <w:b/>
          <w:kern w:val="0"/>
          <w:szCs w:val="21"/>
        </w:rPr>
        <w:t>metadata</w:t>
      </w:r>
      <w:r>
        <w:rPr>
          <w:rFonts w:hint="eastAsia"/>
          <w:b/>
          <w:kern w:val="0"/>
          <w:szCs w:val="21"/>
        </w:rPr>
        <w:t xml:space="preserve"> of storage enterprise information</w:t>
      </w:r>
    </w:p>
    <w:p w:rsidR="00737CEA" w:rsidRDefault="00731DE0">
      <w:pPr>
        <w:spacing w:line="360" w:lineRule="auto"/>
        <w:ind w:firstLineChars="200" w:firstLine="420"/>
      </w:pPr>
      <w:r>
        <w:rPr>
          <w:rFonts w:hint="eastAsia"/>
        </w:rPr>
        <w:t>包括仓储企业名称、经济类型、地址、固定资产、注册资本等一系列与仓储企业有关数据的数据类型。</w:t>
      </w:r>
    </w:p>
    <w:p w:rsidR="00737CEA" w:rsidRDefault="00737CEA">
      <w:pPr>
        <w:pStyle w:val="a6"/>
        <w:spacing w:before="156" w:after="156"/>
      </w:pPr>
    </w:p>
    <w:p w:rsidR="00737CEA" w:rsidRDefault="00731DE0">
      <w:pPr>
        <w:spacing w:line="360" w:lineRule="auto"/>
        <w:ind w:firstLineChars="200" w:firstLine="420"/>
        <w:rPr>
          <w:b/>
          <w:kern w:val="0"/>
          <w:szCs w:val="21"/>
        </w:rPr>
      </w:pPr>
      <w:r>
        <w:rPr>
          <w:rFonts w:ascii="黑体" w:eastAsia="黑体" w:hint="eastAsia"/>
          <w:kern w:val="0"/>
          <w:szCs w:val="21"/>
        </w:rPr>
        <w:t>库区信息元数据</w:t>
      </w:r>
      <w:r>
        <w:rPr>
          <w:rFonts w:hint="eastAsia"/>
          <w:b/>
          <w:kern w:val="0"/>
          <w:szCs w:val="21"/>
        </w:rPr>
        <w:t>depot information</w:t>
      </w:r>
      <w:r>
        <w:rPr>
          <w:b/>
          <w:kern w:val="0"/>
          <w:szCs w:val="21"/>
        </w:rPr>
        <w:t xml:space="preserve"> metadata</w:t>
      </w:r>
    </w:p>
    <w:p w:rsidR="00737CEA" w:rsidRDefault="00731DE0">
      <w:pPr>
        <w:spacing w:line="360" w:lineRule="auto"/>
        <w:ind w:firstLineChars="200" w:firstLine="420"/>
      </w:pPr>
      <w:r>
        <w:rPr>
          <w:rFonts w:hint="eastAsia"/>
        </w:rPr>
        <w:t>包括库点代码、库点名称、粮库类型、粮库面积、地址等一系列与库点信息有关数据的数据类型。</w:t>
      </w:r>
    </w:p>
    <w:p w:rsidR="00737CEA" w:rsidRDefault="00737CEA">
      <w:pPr>
        <w:pStyle w:val="a6"/>
        <w:spacing w:before="156" w:after="156"/>
      </w:pPr>
    </w:p>
    <w:p w:rsidR="00737CEA" w:rsidRDefault="00731DE0">
      <w:pPr>
        <w:spacing w:line="360" w:lineRule="auto"/>
        <w:ind w:firstLineChars="200" w:firstLine="420"/>
      </w:pPr>
      <w:r>
        <w:rPr>
          <w:rFonts w:ascii="黑体" w:eastAsia="黑体" w:hint="eastAsia"/>
          <w:kern w:val="0"/>
          <w:szCs w:val="21"/>
        </w:rPr>
        <w:t>仓房信息元数据</w:t>
      </w:r>
      <w:r>
        <w:rPr>
          <w:rFonts w:hint="eastAsia"/>
          <w:b/>
          <w:kern w:val="0"/>
          <w:szCs w:val="21"/>
        </w:rPr>
        <w:t>bar</w:t>
      </w:r>
      <w:r>
        <w:rPr>
          <w:rFonts w:hint="eastAsia"/>
          <w:b/>
          <w:kern w:val="0"/>
          <w:szCs w:val="21"/>
        </w:rPr>
        <w:t>n information</w:t>
      </w:r>
      <w:r>
        <w:rPr>
          <w:b/>
          <w:kern w:val="0"/>
          <w:szCs w:val="21"/>
        </w:rPr>
        <w:t xml:space="preserve"> metadata</w:t>
      </w:r>
    </w:p>
    <w:p w:rsidR="00737CEA" w:rsidRDefault="00731DE0">
      <w:pPr>
        <w:ind w:firstLineChars="200" w:firstLine="420"/>
      </w:pPr>
      <w:r>
        <w:rPr>
          <w:rFonts w:hint="eastAsia"/>
        </w:rPr>
        <w:t>包括仓房名称、仓房结构、仓房长宽、实际仓容、仓房状态等一系列与仓房信息有关数据的数据类型。</w:t>
      </w:r>
    </w:p>
    <w:p w:rsidR="00737CEA" w:rsidRDefault="00737CEA">
      <w:pPr>
        <w:pStyle w:val="a6"/>
        <w:spacing w:before="156" w:after="156"/>
      </w:pPr>
    </w:p>
    <w:p w:rsidR="00737CEA" w:rsidRDefault="00731DE0">
      <w:pPr>
        <w:ind w:firstLineChars="200" w:firstLine="420"/>
        <w:rPr>
          <w:rFonts w:ascii="黑体" w:eastAsia="黑体"/>
          <w:kern w:val="0"/>
          <w:szCs w:val="21"/>
        </w:rPr>
      </w:pPr>
      <w:r>
        <w:rPr>
          <w:rFonts w:ascii="黑体" w:eastAsia="黑体" w:hint="eastAsia"/>
          <w:kern w:val="0"/>
          <w:szCs w:val="21"/>
        </w:rPr>
        <w:lastRenderedPageBreak/>
        <w:t>货位信息元数据</w:t>
      </w:r>
      <w:r>
        <w:rPr>
          <w:b/>
          <w:kern w:val="0"/>
          <w:szCs w:val="21"/>
        </w:rPr>
        <w:t>locator information metadata</w:t>
      </w:r>
    </w:p>
    <w:p w:rsidR="00737CEA" w:rsidRDefault="00731DE0">
      <w:pPr>
        <w:spacing w:line="360" w:lineRule="auto"/>
        <w:ind w:firstLineChars="200" w:firstLine="420"/>
      </w:pPr>
      <w:r>
        <w:rPr>
          <w:rFonts w:hint="eastAsia"/>
        </w:rPr>
        <w:t>包括货位编号、货位状态、货位容量、启用日期等一系列与货位信息有关数据的数据类型。</w:t>
      </w:r>
    </w:p>
    <w:p w:rsidR="00737CEA" w:rsidRDefault="00737CEA">
      <w:pPr>
        <w:pStyle w:val="a6"/>
        <w:spacing w:before="156" w:after="156"/>
      </w:pPr>
    </w:p>
    <w:p w:rsidR="00737CEA" w:rsidRDefault="00731DE0">
      <w:pPr>
        <w:ind w:firstLineChars="200" w:firstLine="420"/>
        <w:rPr>
          <w:rFonts w:ascii="黑体" w:eastAsia="黑体"/>
          <w:kern w:val="0"/>
          <w:szCs w:val="21"/>
        </w:rPr>
      </w:pPr>
      <w:r>
        <w:rPr>
          <w:rFonts w:ascii="黑体" w:eastAsia="黑体" w:hint="eastAsia"/>
          <w:kern w:val="0"/>
          <w:szCs w:val="21"/>
        </w:rPr>
        <w:t>仓储设施信息元数据</w:t>
      </w:r>
      <w:r>
        <w:rPr>
          <w:b/>
          <w:kern w:val="0"/>
          <w:szCs w:val="21"/>
        </w:rPr>
        <w:t>storage facilities information metadata</w:t>
      </w:r>
    </w:p>
    <w:p w:rsidR="00737CEA" w:rsidRDefault="00731DE0">
      <w:pPr>
        <w:ind w:firstLineChars="200" w:firstLine="420"/>
      </w:pPr>
      <w:r>
        <w:rPr>
          <w:rFonts w:hint="eastAsia"/>
        </w:rPr>
        <w:t>包括设施仪器名称、规格型号、设备状态等一系列与仓储设施信息有关数据的数据类型。</w:t>
      </w:r>
    </w:p>
    <w:p w:rsidR="00737CEA" w:rsidRDefault="00737CEA">
      <w:pPr>
        <w:spacing w:line="360" w:lineRule="auto"/>
        <w:ind w:firstLineChars="200" w:firstLine="420"/>
      </w:pPr>
    </w:p>
    <w:p w:rsidR="00737CEA" w:rsidRDefault="00731DE0">
      <w:pPr>
        <w:pStyle w:val="a5"/>
        <w:spacing w:before="312" w:after="312"/>
      </w:pPr>
      <w:bookmarkStart w:id="60" w:name="_Toc465198541"/>
      <w:r>
        <w:rPr>
          <w:rFonts w:hint="eastAsia"/>
        </w:rPr>
        <w:t>数据分析层术语</w:t>
      </w:r>
      <w:bookmarkEnd w:id="60"/>
    </w:p>
    <w:p w:rsidR="00737CEA" w:rsidRDefault="00737CEA">
      <w:pPr>
        <w:pStyle w:val="a6"/>
        <w:spacing w:before="156" w:after="156"/>
      </w:pPr>
      <w:bookmarkStart w:id="61" w:name="_Toc458497902"/>
    </w:p>
    <w:p w:rsidR="00737CEA" w:rsidRDefault="00731DE0">
      <w:pPr>
        <w:ind w:firstLineChars="200" w:firstLine="420"/>
      </w:pPr>
      <w:r>
        <w:rPr>
          <w:rFonts w:ascii="黑体" w:eastAsia="黑体" w:hint="eastAsia"/>
          <w:kern w:val="0"/>
          <w:szCs w:val="21"/>
        </w:rPr>
        <w:t>数据清洗</w:t>
      </w:r>
      <w:r>
        <w:rPr>
          <w:rFonts w:ascii="黑体" w:eastAsia="黑体" w:hint="eastAsia"/>
          <w:kern w:val="0"/>
          <w:szCs w:val="21"/>
        </w:rPr>
        <w:t xml:space="preserve"> </w:t>
      </w:r>
      <w:r>
        <w:rPr>
          <w:rFonts w:hint="eastAsia"/>
          <w:b/>
          <w:kern w:val="0"/>
          <w:szCs w:val="21"/>
        </w:rPr>
        <w:t>data</w:t>
      </w:r>
      <w:r>
        <w:rPr>
          <w:rFonts w:hint="eastAsia"/>
          <w:b/>
          <w:kern w:val="0"/>
          <w:szCs w:val="21"/>
        </w:rPr>
        <w:t xml:space="preserve"> cleaning</w:t>
      </w:r>
    </w:p>
    <w:p w:rsidR="00737CEA" w:rsidRDefault="00731DE0">
      <w:pPr>
        <w:pStyle w:val="affe"/>
        <w:rPr>
          <w:szCs w:val="21"/>
        </w:rPr>
      </w:pPr>
      <w:r>
        <w:rPr>
          <w:rFonts w:hint="eastAsia"/>
          <w:szCs w:val="21"/>
        </w:rPr>
        <w:t>对数据进行重新审查和校验的过程，目的在于删除重复信息、纠正存在的错误，并提供数据一致性。</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数据挖掘</w:t>
      </w:r>
      <w:r>
        <w:rPr>
          <w:rFonts w:ascii="黑体" w:eastAsia="黑体" w:hint="eastAsia"/>
          <w:kern w:val="0"/>
          <w:szCs w:val="21"/>
        </w:rPr>
        <w:t xml:space="preserve"> </w:t>
      </w:r>
      <w:r>
        <w:rPr>
          <w:rFonts w:hint="eastAsia"/>
          <w:b/>
          <w:kern w:val="0"/>
          <w:szCs w:val="21"/>
        </w:rPr>
        <w:t>data mining</w:t>
      </w:r>
    </w:p>
    <w:p w:rsidR="00737CEA" w:rsidRDefault="00731DE0">
      <w:pPr>
        <w:ind w:firstLineChars="200" w:firstLine="420"/>
      </w:pPr>
      <w:r>
        <w:rPr>
          <w:rFonts w:hint="eastAsia"/>
        </w:rPr>
        <w:t>从数据集中发掘特定模式或信息的过程。</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数据建模</w:t>
      </w:r>
      <w:r>
        <w:rPr>
          <w:rFonts w:ascii="黑体" w:eastAsia="黑体" w:hint="eastAsia"/>
          <w:kern w:val="0"/>
          <w:szCs w:val="21"/>
        </w:rPr>
        <w:t xml:space="preserve"> </w:t>
      </w:r>
      <w:r>
        <w:rPr>
          <w:rFonts w:hint="eastAsia"/>
          <w:b/>
          <w:kern w:val="0"/>
          <w:szCs w:val="21"/>
        </w:rPr>
        <w:t>data modelling</w:t>
      </w:r>
    </w:p>
    <w:p w:rsidR="00737CEA" w:rsidRDefault="00731DE0">
      <w:pPr>
        <w:ind w:firstLineChars="200" w:firstLine="420"/>
      </w:pPr>
      <w:r>
        <w:rPr>
          <w:rFonts w:hint="eastAsia"/>
        </w:rPr>
        <w:t>使用数据建模技术来分析数据对象，以此洞悉数据的内在涵义。</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分类分析</w:t>
      </w:r>
      <w:r>
        <w:rPr>
          <w:rFonts w:ascii="黑体" w:eastAsia="黑体" w:hint="eastAsia"/>
          <w:kern w:val="0"/>
          <w:szCs w:val="21"/>
        </w:rPr>
        <w:t xml:space="preserve"> </w:t>
      </w:r>
      <w:r>
        <w:rPr>
          <w:rFonts w:hint="eastAsia"/>
          <w:b/>
          <w:kern w:val="0"/>
          <w:szCs w:val="21"/>
        </w:rPr>
        <w:t>classification analysis</w:t>
      </w:r>
    </w:p>
    <w:p w:rsidR="00737CEA" w:rsidRDefault="00731DE0">
      <w:pPr>
        <w:ind w:firstLineChars="200" w:firstLine="420"/>
      </w:pPr>
      <w:r>
        <w:rPr>
          <w:rFonts w:hint="eastAsia"/>
        </w:rPr>
        <w:t>从数据中获得重要的相关性信息的系统化过程，</w:t>
      </w:r>
      <w:r>
        <w:rPr>
          <w:rFonts w:hint="eastAsia"/>
        </w:rPr>
        <w:t xml:space="preserve"> </w:t>
      </w:r>
      <w:r>
        <w:rPr>
          <w:rFonts w:hint="eastAsia"/>
        </w:rPr>
        <w:t>这类数据也被称为元数据，是描述数据的数据。</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相关性分析</w:t>
      </w:r>
      <w:r>
        <w:rPr>
          <w:rFonts w:ascii="黑体" w:eastAsia="黑体" w:hint="eastAsia"/>
          <w:kern w:val="0"/>
          <w:szCs w:val="21"/>
        </w:rPr>
        <w:t xml:space="preserve"> </w:t>
      </w:r>
      <w:r>
        <w:rPr>
          <w:rFonts w:hint="eastAsia"/>
          <w:b/>
          <w:kern w:val="0"/>
          <w:szCs w:val="21"/>
        </w:rPr>
        <w:t>correlation analysis</w:t>
      </w:r>
    </w:p>
    <w:p w:rsidR="00737CEA" w:rsidRDefault="00731DE0">
      <w:pPr>
        <w:ind w:firstLineChars="200" w:firstLine="420"/>
      </w:pPr>
      <w:r>
        <w:rPr>
          <w:rFonts w:hint="eastAsia"/>
        </w:rPr>
        <w:t>是一种数据分析方法，用于分析变量之间是否存在正相关或者负相关。</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回归分析</w:t>
      </w:r>
      <w:r>
        <w:rPr>
          <w:rFonts w:ascii="黑体" w:eastAsia="黑体" w:hint="eastAsia"/>
          <w:kern w:val="0"/>
          <w:szCs w:val="21"/>
        </w:rPr>
        <w:t xml:space="preserve"> </w:t>
      </w:r>
      <w:r>
        <w:rPr>
          <w:rFonts w:hint="eastAsia"/>
          <w:b/>
          <w:kern w:val="0"/>
          <w:szCs w:val="21"/>
        </w:rPr>
        <w:t>regression analysis</w:t>
      </w:r>
    </w:p>
    <w:p w:rsidR="00737CEA" w:rsidRDefault="00731DE0">
      <w:pPr>
        <w:ind w:firstLineChars="200" w:firstLine="420"/>
      </w:pPr>
      <w:r>
        <w:rPr>
          <w:rFonts w:hint="eastAsia"/>
        </w:rPr>
        <w:t>确定两个变量间的依赖关系。这种方法假设两个变量之间存在单向的因果关系。</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聚类分析</w:t>
      </w:r>
      <w:r>
        <w:rPr>
          <w:rFonts w:ascii="黑体" w:eastAsia="黑体" w:hint="eastAsia"/>
          <w:kern w:val="0"/>
          <w:szCs w:val="21"/>
        </w:rPr>
        <w:t xml:space="preserve"> </w:t>
      </w:r>
      <w:r>
        <w:rPr>
          <w:rFonts w:hint="eastAsia"/>
          <w:b/>
          <w:kern w:val="0"/>
          <w:szCs w:val="21"/>
        </w:rPr>
        <w:t>clustering analysis</w:t>
      </w:r>
    </w:p>
    <w:p w:rsidR="00737CEA" w:rsidRDefault="00731DE0">
      <w:pPr>
        <w:ind w:firstLineChars="200" w:firstLine="420"/>
      </w:pPr>
      <w:r>
        <w:rPr>
          <w:rFonts w:hint="eastAsia"/>
        </w:rPr>
        <w:t>将相似的对象聚合在一起，每类相似的对象组合成一个聚类</w:t>
      </w:r>
      <w:r>
        <w:rPr>
          <w:rFonts w:hint="eastAsia"/>
        </w:rPr>
        <w:t>(</w:t>
      </w:r>
      <w:r>
        <w:rPr>
          <w:rFonts w:hint="eastAsia"/>
        </w:rPr>
        <w:t>也叫作簇</w:t>
      </w:r>
      <w:r>
        <w:rPr>
          <w:rFonts w:hint="eastAsia"/>
        </w:rPr>
        <w:t>)</w:t>
      </w:r>
      <w:r>
        <w:rPr>
          <w:rFonts w:hint="eastAsia"/>
        </w:rPr>
        <w:t>的过程。这种分析方法的目的在于分析数据间的差异和相似性。</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路径分析</w:t>
      </w:r>
      <w:r>
        <w:rPr>
          <w:rFonts w:hint="eastAsia"/>
          <w:b/>
          <w:kern w:val="0"/>
          <w:szCs w:val="21"/>
        </w:rPr>
        <w:t>routing analysis</w:t>
      </w:r>
    </w:p>
    <w:p w:rsidR="00737CEA" w:rsidRDefault="00731DE0">
      <w:pPr>
        <w:ind w:firstLineChars="200" w:firstLine="420"/>
      </w:pPr>
      <w:r>
        <w:rPr>
          <w:rFonts w:hint="eastAsia"/>
        </w:rPr>
        <w:lastRenderedPageBreak/>
        <w:t>针对某种运输方法通过使用多种不同的变量分析从而找到一条最优路径，以达到降低燃料费用，提高效率的目的。</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异常检测</w:t>
      </w:r>
      <w:r>
        <w:rPr>
          <w:rFonts w:ascii="黑体" w:eastAsia="黑体" w:hint="eastAsia"/>
          <w:kern w:val="0"/>
          <w:szCs w:val="21"/>
        </w:rPr>
        <w:t xml:space="preserve"> </w:t>
      </w:r>
      <w:r>
        <w:rPr>
          <w:rFonts w:hint="eastAsia"/>
          <w:b/>
          <w:kern w:val="0"/>
          <w:szCs w:val="21"/>
        </w:rPr>
        <w:t>anomaly detection</w:t>
      </w:r>
    </w:p>
    <w:p w:rsidR="00737CEA" w:rsidRDefault="00731DE0">
      <w:pPr>
        <w:ind w:firstLineChars="200" w:firstLine="420"/>
      </w:pPr>
      <w:r>
        <w:rPr>
          <w:rFonts w:hint="eastAsia"/>
        </w:rPr>
        <w:t>在数据集中搜索与预期模式或行为不匹配的数据项。</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模式识别</w:t>
      </w:r>
      <w:r>
        <w:rPr>
          <w:rFonts w:ascii="黑体" w:eastAsia="黑体" w:hint="eastAsia"/>
          <w:kern w:val="0"/>
          <w:szCs w:val="21"/>
        </w:rPr>
        <w:t xml:space="preserve"> </w:t>
      </w:r>
      <w:r>
        <w:rPr>
          <w:rFonts w:hint="eastAsia"/>
          <w:b/>
          <w:kern w:val="0"/>
          <w:szCs w:val="21"/>
        </w:rPr>
        <w:t xml:space="preserve">pattern </w:t>
      </w:r>
      <w:r>
        <w:rPr>
          <w:b/>
          <w:kern w:val="0"/>
          <w:szCs w:val="21"/>
        </w:rPr>
        <w:t>r</w:t>
      </w:r>
      <w:r>
        <w:rPr>
          <w:rFonts w:hint="eastAsia"/>
          <w:b/>
          <w:kern w:val="0"/>
          <w:szCs w:val="21"/>
        </w:rPr>
        <w:t>ecognition</w:t>
      </w:r>
    </w:p>
    <w:p w:rsidR="00737CEA" w:rsidRDefault="00731DE0">
      <w:pPr>
        <w:ind w:firstLineChars="200" w:firstLine="420"/>
      </w:pPr>
      <w:r>
        <w:rPr>
          <w:rFonts w:hint="eastAsia"/>
        </w:rPr>
        <w:t>通过算法来识别数据中的模式，并对同一数据源中的新数据作出预测。</w:t>
      </w:r>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预测分析</w:t>
      </w:r>
      <w:r>
        <w:rPr>
          <w:rFonts w:ascii="黑体" w:eastAsia="黑体" w:hint="eastAsia"/>
          <w:kern w:val="0"/>
          <w:szCs w:val="21"/>
        </w:rPr>
        <w:t xml:space="preserve"> </w:t>
      </w:r>
      <w:r>
        <w:rPr>
          <w:rFonts w:hint="eastAsia"/>
          <w:b/>
          <w:kern w:val="0"/>
          <w:szCs w:val="21"/>
        </w:rPr>
        <w:t>predictive analysis</w:t>
      </w:r>
    </w:p>
    <w:p w:rsidR="00737CEA" w:rsidRDefault="00731DE0">
      <w:pPr>
        <w:ind w:firstLineChars="200" w:firstLine="420"/>
      </w:pPr>
      <w:r>
        <w:rPr>
          <w:rFonts w:hint="eastAsia"/>
        </w:rPr>
        <w:t>基于历史数据预测未来或近期行为的一种数据分析方法。</w:t>
      </w:r>
    </w:p>
    <w:p w:rsidR="00737CEA" w:rsidRDefault="00737CEA">
      <w:pPr>
        <w:pStyle w:val="a6"/>
        <w:spacing w:before="156" w:after="156"/>
      </w:pPr>
      <w:bookmarkStart w:id="62" w:name="OLE_LINK3"/>
      <w:bookmarkStart w:id="63" w:name="OLE_LINK2"/>
    </w:p>
    <w:p w:rsidR="00737CEA" w:rsidRDefault="00731DE0">
      <w:pPr>
        <w:ind w:firstLineChars="200" w:firstLine="420"/>
      </w:pPr>
      <w:r>
        <w:rPr>
          <w:rFonts w:ascii="黑体" w:eastAsia="黑体" w:hint="eastAsia"/>
          <w:kern w:val="0"/>
          <w:szCs w:val="21"/>
        </w:rPr>
        <w:t>粮温数据分析</w:t>
      </w:r>
      <w:bookmarkEnd w:id="62"/>
      <w:r>
        <w:rPr>
          <w:rFonts w:hint="eastAsia"/>
          <w:b/>
          <w:kern w:val="0"/>
          <w:szCs w:val="21"/>
        </w:rPr>
        <w:t>grain temperature data analysis</w:t>
      </w:r>
      <w:bookmarkStart w:id="64" w:name="OLE_LINK5"/>
    </w:p>
    <w:p w:rsidR="00737CEA" w:rsidRDefault="00731DE0">
      <w:pPr>
        <w:pStyle w:val="affe"/>
      </w:pPr>
      <w:r>
        <w:rPr>
          <w:rFonts w:hint="eastAsia"/>
        </w:rPr>
        <w:t>通过适当的统计分析方法对收集来的粮温数据进行分析，提取有用信息和形成结论而对数据加以详细研究和概括总结的过程。</w:t>
      </w:r>
      <w:bookmarkEnd w:id="63"/>
      <w:bookmarkEnd w:id="64"/>
    </w:p>
    <w:p w:rsidR="00737CEA" w:rsidRDefault="00737CEA">
      <w:pPr>
        <w:pStyle w:val="a6"/>
        <w:spacing w:before="156" w:after="156"/>
      </w:pPr>
      <w:bookmarkStart w:id="65" w:name="OLE_LINK4"/>
    </w:p>
    <w:p w:rsidR="00737CEA" w:rsidRDefault="00731DE0">
      <w:pPr>
        <w:ind w:firstLineChars="200" w:firstLine="420"/>
      </w:pPr>
      <w:r>
        <w:rPr>
          <w:rFonts w:ascii="黑体" w:eastAsia="黑体" w:hint="eastAsia"/>
          <w:kern w:val="0"/>
          <w:szCs w:val="21"/>
        </w:rPr>
        <w:t>仓温和</w:t>
      </w:r>
      <w:r>
        <w:rPr>
          <w:rFonts w:ascii="黑体" w:eastAsia="黑体" w:hint="eastAsia"/>
          <w:kern w:val="0"/>
          <w:szCs w:val="21"/>
        </w:rPr>
        <w:t>仓湿数据分析</w:t>
      </w:r>
      <w:bookmarkStart w:id="66" w:name="OLE_LINK19"/>
      <w:bookmarkEnd w:id="66"/>
      <w:r>
        <w:rPr>
          <w:rFonts w:hint="eastAsia"/>
          <w:b/>
          <w:kern w:val="0"/>
          <w:szCs w:val="21"/>
        </w:rPr>
        <w:t>warehousetemperature and wet data analysis</w:t>
      </w:r>
    </w:p>
    <w:p w:rsidR="00737CEA" w:rsidRDefault="00731DE0">
      <w:pPr>
        <w:pStyle w:val="affe"/>
      </w:pPr>
      <w:bookmarkStart w:id="67" w:name="OLE_LINK6"/>
      <w:r>
        <w:rPr>
          <w:rFonts w:hint="eastAsia"/>
        </w:rPr>
        <w:t>通过适当的统计分析方法对收集来的仓温和仓湿数据进行分析，提取有用信息和形成结论而对数据加以详细研究和概括总结的过程。</w:t>
      </w:r>
      <w:bookmarkEnd w:id="67"/>
    </w:p>
    <w:bookmarkEnd w:id="65"/>
    <w:p w:rsidR="00737CEA" w:rsidRDefault="00737CEA">
      <w:pPr>
        <w:pStyle w:val="a6"/>
        <w:spacing w:before="156" w:after="156"/>
      </w:pPr>
    </w:p>
    <w:p w:rsidR="00737CEA" w:rsidRDefault="00731DE0">
      <w:pPr>
        <w:ind w:firstLineChars="200" w:firstLine="420"/>
      </w:pPr>
      <w:bookmarkStart w:id="68" w:name="OLE_LINK9"/>
      <w:r>
        <w:rPr>
          <w:rFonts w:ascii="黑体" w:eastAsia="黑体" w:hint="eastAsia"/>
          <w:kern w:val="0"/>
          <w:szCs w:val="21"/>
        </w:rPr>
        <w:t>粮食水分</w:t>
      </w:r>
      <w:bookmarkEnd w:id="68"/>
      <w:r>
        <w:rPr>
          <w:rFonts w:ascii="黑体" w:eastAsia="黑体" w:hint="eastAsia"/>
          <w:kern w:val="0"/>
          <w:szCs w:val="21"/>
        </w:rPr>
        <w:t>数据分析</w:t>
      </w:r>
      <w:bookmarkStart w:id="69" w:name="OLE_LINK20"/>
      <w:bookmarkEnd w:id="69"/>
      <w:r>
        <w:rPr>
          <w:rFonts w:hint="eastAsia"/>
          <w:b/>
          <w:kern w:val="0"/>
          <w:szCs w:val="21"/>
        </w:rPr>
        <w:t>grain moisture</w:t>
      </w:r>
      <w:bookmarkStart w:id="70" w:name="OLE_LINK11"/>
      <w:r>
        <w:rPr>
          <w:rFonts w:hint="eastAsia"/>
          <w:b/>
          <w:kern w:val="0"/>
          <w:szCs w:val="21"/>
        </w:rPr>
        <w:t>data analysis</w:t>
      </w:r>
    </w:p>
    <w:p w:rsidR="00737CEA" w:rsidRDefault="00731DE0">
      <w:pPr>
        <w:pStyle w:val="affe"/>
      </w:pPr>
      <w:r>
        <w:rPr>
          <w:rFonts w:hint="eastAsia"/>
        </w:rPr>
        <w:t>通</w:t>
      </w:r>
      <w:bookmarkStart w:id="71" w:name="OLE_LINK10"/>
      <w:bookmarkEnd w:id="70"/>
      <w:r>
        <w:rPr>
          <w:rFonts w:hint="eastAsia"/>
        </w:rPr>
        <w:t>过适当的统计分析方法对收集来的粮食水分数据进行分析，提取有用信息和形成结论而对数据加以详细研究和概括总结的过程。</w:t>
      </w:r>
    </w:p>
    <w:bookmarkEnd w:id="71"/>
    <w:p w:rsidR="00737CEA" w:rsidRDefault="00737CEA">
      <w:pPr>
        <w:pStyle w:val="a6"/>
        <w:spacing w:before="156" w:after="156"/>
      </w:pPr>
    </w:p>
    <w:p w:rsidR="00737CEA" w:rsidRDefault="00731DE0">
      <w:pPr>
        <w:ind w:firstLineChars="200" w:firstLine="420"/>
      </w:pPr>
      <w:bookmarkStart w:id="72" w:name="OLE_LINK12"/>
      <w:r>
        <w:rPr>
          <w:rFonts w:ascii="黑体" w:eastAsia="黑体" w:hint="eastAsia"/>
          <w:kern w:val="0"/>
          <w:szCs w:val="21"/>
        </w:rPr>
        <w:t>仓虫</w:t>
      </w:r>
      <w:bookmarkEnd w:id="72"/>
      <w:r>
        <w:rPr>
          <w:rFonts w:ascii="黑体" w:eastAsia="黑体" w:hint="eastAsia"/>
          <w:kern w:val="0"/>
          <w:szCs w:val="21"/>
        </w:rPr>
        <w:t>数据分析</w:t>
      </w:r>
      <w:bookmarkStart w:id="73" w:name="OLE_LINK21"/>
      <w:bookmarkEnd w:id="73"/>
      <w:r>
        <w:rPr>
          <w:rFonts w:hint="eastAsia"/>
          <w:b/>
          <w:kern w:val="0"/>
          <w:szCs w:val="21"/>
        </w:rPr>
        <w:t>insectsdata analysis</w:t>
      </w:r>
    </w:p>
    <w:p w:rsidR="00737CEA" w:rsidRDefault="00731DE0">
      <w:pPr>
        <w:pStyle w:val="affe"/>
      </w:pPr>
      <w:bookmarkStart w:id="74" w:name="OLE_LINK13"/>
      <w:r>
        <w:rPr>
          <w:rFonts w:hint="eastAsia"/>
        </w:rPr>
        <w:t>通过适当的统计分析方法对收集来的仓虫数据进行分析，</w:t>
      </w:r>
      <w:r>
        <w:rPr>
          <w:rFonts w:hint="eastAsia"/>
        </w:rPr>
        <w:t>提取有用信息和形成结论而对数据加以详细研究和概括总结的过程。</w:t>
      </w:r>
      <w:bookmarkEnd w:id="74"/>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气体数据分析</w:t>
      </w:r>
      <w:bookmarkStart w:id="75" w:name="OLE_LINK22"/>
      <w:bookmarkStart w:id="76" w:name="OLE_LINK15"/>
      <w:bookmarkEnd w:id="75"/>
      <w:r>
        <w:rPr>
          <w:b/>
          <w:kern w:val="0"/>
          <w:szCs w:val="21"/>
        </w:rPr>
        <w:t xml:space="preserve">gas </w:t>
      </w:r>
      <w:r>
        <w:rPr>
          <w:rFonts w:hint="eastAsia"/>
          <w:b/>
          <w:kern w:val="0"/>
          <w:szCs w:val="21"/>
        </w:rPr>
        <w:t>data analysis</w:t>
      </w:r>
    </w:p>
    <w:p w:rsidR="00737CEA" w:rsidRDefault="00731DE0">
      <w:pPr>
        <w:ind w:firstLineChars="200" w:firstLine="420"/>
      </w:pPr>
      <w:r>
        <w:rPr>
          <w:rFonts w:hint="eastAsia"/>
        </w:rPr>
        <w:t>通过适当的统计分析方法对收集来的磷化氢、氮气、氧气、二氧化碳等气体数据进行分析，提取有用信息和形成结论而对数据加以详细研究和概括总结的过程。</w:t>
      </w:r>
      <w:bookmarkEnd w:id="76"/>
    </w:p>
    <w:p w:rsidR="00737CEA" w:rsidRDefault="00737CEA">
      <w:pPr>
        <w:pStyle w:val="a6"/>
        <w:spacing w:before="156" w:after="156"/>
      </w:pPr>
    </w:p>
    <w:p w:rsidR="00737CEA" w:rsidRDefault="00731DE0">
      <w:pPr>
        <w:ind w:firstLineChars="200" w:firstLine="420"/>
      </w:pPr>
      <w:r>
        <w:rPr>
          <w:rFonts w:ascii="黑体" w:eastAsia="黑体" w:hint="eastAsia"/>
          <w:kern w:val="0"/>
          <w:szCs w:val="21"/>
        </w:rPr>
        <w:t>粮食数据综合分析</w:t>
      </w:r>
      <w:r>
        <w:rPr>
          <w:rFonts w:ascii="黑体" w:eastAsia="黑体" w:hint="eastAsia"/>
          <w:kern w:val="0"/>
          <w:szCs w:val="21"/>
        </w:rPr>
        <w:t xml:space="preserve"> </w:t>
      </w:r>
      <w:r>
        <w:rPr>
          <w:rFonts w:hint="eastAsia"/>
          <w:b/>
          <w:kern w:val="0"/>
          <w:szCs w:val="21"/>
        </w:rPr>
        <w:t>grain data comprehensive analysis</w:t>
      </w:r>
    </w:p>
    <w:p w:rsidR="00737CEA" w:rsidRDefault="00731DE0">
      <w:pPr>
        <w:ind w:firstLineChars="200" w:firstLine="420"/>
      </w:pPr>
      <w:r>
        <w:rPr>
          <w:rFonts w:hint="eastAsia"/>
        </w:rPr>
        <w:t>通过对粮温、粮湿、仓虫、气体等数据的综合分析，从而对粮食品质与安全控制提供综合判断。</w:t>
      </w:r>
    </w:p>
    <w:p w:rsidR="00737CEA" w:rsidRDefault="00737CEA">
      <w:pPr>
        <w:pStyle w:val="a6"/>
        <w:spacing w:before="156" w:after="156"/>
      </w:pPr>
      <w:bookmarkStart w:id="77" w:name="OLE_LINK39"/>
      <w:bookmarkStart w:id="78" w:name="OLE_LINK1"/>
    </w:p>
    <w:p w:rsidR="00737CEA" w:rsidRDefault="00731DE0">
      <w:pPr>
        <w:ind w:firstLineChars="200" w:firstLine="420"/>
      </w:pPr>
      <w:r>
        <w:rPr>
          <w:rFonts w:ascii="黑体" w:eastAsia="黑体" w:hint="eastAsia"/>
          <w:kern w:val="0"/>
          <w:szCs w:val="21"/>
        </w:rPr>
        <w:t>粮食</w:t>
      </w:r>
      <w:bookmarkStart w:id="79" w:name="OLE_LINK24"/>
      <w:r>
        <w:rPr>
          <w:rFonts w:ascii="黑体" w:eastAsia="黑体" w:hint="eastAsia"/>
          <w:kern w:val="0"/>
          <w:szCs w:val="21"/>
        </w:rPr>
        <w:t>物流路径规划</w:t>
      </w:r>
      <w:bookmarkEnd w:id="77"/>
      <w:bookmarkEnd w:id="79"/>
      <w:r>
        <w:rPr>
          <w:rFonts w:hint="eastAsia"/>
          <w:b/>
          <w:kern w:val="0"/>
          <w:szCs w:val="21"/>
        </w:rPr>
        <w:t xml:space="preserve">grain logistics </w:t>
      </w:r>
      <w:r>
        <w:rPr>
          <w:b/>
          <w:kern w:val="0"/>
          <w:szCs w:val="21"/>
        </w:rPr>
        <w:t>route</w:t>
      </w:r>
      <w:r>
        <w:rPr>
          <w:rFonts w:hint="eastAsia"/>
          <w:b/>
          <w:kern w:val="0"/>
          <w:szCs w:val="21"/>
        </w:rPr>
        <w:t xml:space="preserve"> planning</w:t>
      </w:r>
    </w:p>
    <w:p w:rsidR="00737CEA" w:rsidRDefault="00731DE0">
      <w:pPr>
        <w:pStyle w:val="affe"/>
      </w:pPr>
      <w:r>
        <w:rPr>
          <w:rFonts w:hint="eastAsia"/>
        </w:rPr>
        <w:t>在具有障碍物的环境中，按照一定的评价标准，为粮食从生产布局到收购、储存、运输、加工到销售整个过程中的商品实体运动，以及在流通环节的一切增值运动寻找到一条从起始状态到目标状态的无碰撞路径。</w:t>
      </w:r>
      <w:bookmarkEnd w:id="78"/>
    </w:p>
    <w:p w:rsidR="00737CEA" w:rsidRDefault="00737CEA">
      <w:pPr>
        <w:pStyle w:val="a6"/>
        <w:spacing w:before="156" w:after="156"/>
      </w:pPr>
      <w:bookmarkStart w:id="80" w:name="OLE_LINK25"/>
    </w:p>
    <w:p w:rsidR="00737CEA" w:rsidRDefault="00731DE0">
      <w:pPr>
        <w:ind w:firstLineChars="200" w:firstLine="420"/>
      </w:pPr>
      <w:r>
        <w:rPr>
          <w:rFonts w:ascii="黑体" w:eastAsia="黑体" w:hint="eastAsia"/>
          <w:kern w:val="0"/>
          <w:szCs w:val="21"/>
        </w:rPr>
        <w:t>粮仓分布规划</w:t>
      </w:r>
      <w:bookmarkEnd w:id="80"/>
      <w:r>
        <w:rPr>
          <w:b/>
          <w:kern w:val="0"/>
          <w:szCs w:val="21"/>
        </w:rPr>
        <w:t>grain warehouse</w:t>
      </w:r>
      <w:r>
        <w:rPr>
          <w:rFonts w:hint="eastAsia"/>
          <w:b/>
          <w:kern w:val="0"/>
          <w:szCs w:val="21"/>
        </w:rPr>
        <w:t xml:space="preserve"> distribution planning</w:t>
      </w:r>
    </w:p>
    <w:p w:rsidR="00737CEA" w:rsidRDefault="00731DE0">
      <w:pPr>
        <w:ind w:firstLineChars="200" w:firstLine="420"/>
      </w:pPr>
      <w:r>
        <w:rPr>
          <w:rFonts w:hint="eastAsia"/>
        </w:rPr>
        <w:t>根据粮仓选择的各种需求，对其分布指定全面长远的发展计划，对未来整体性、长期性、基本性问题进行思考和考量，设计未来整套行动的方案。</w:t>
      </w:r>
    </w:p>
    <w:p w:rsidR="00737CEA" w:rsidRDefault="00737CEA">
      <w:pPr>
        <w:pStyle w:val="a6"/>
        <w:spacing w:before="156" w:after="156"/>
      </w:pPr>
    </w:p>
    <w:p w:rsidR="00737CEA" w:rsidRDefault="00731DE0">
      <w:pPr>
        <w:ind w:firstLineChars="200" w:firstLine="420"/>
      </w:pPr>
      <w:r>
        <w:rPr>
          <w:rFonts w:hint="eastAsia"/>
        </w:rPr>
        <w:t>短缺粮分析与识别</w:t>
      </w:r>
      <w:r>
        <w:rPr>
          <w:b/>
          <w:kern w:val="0"/>
          <w:szCs w:val="21"/>
        </w:rPr>
        <w:t xml:space="preserve"> grain shortage analysis and recognition</w:t>
      </w:r>
    </w:p>
    <w:p w:rsidR="00737CEA" w:rsidRDefault="00731DE0">
      <w:pPr>
        <w:ind w:firstLineChars="200" w:firstLine="420"/>
      </w:pPr>
      <w:r>
        <w:rPr>
          <w:rFonts w:hint="eastAsia"/>
        </w:rPr>
        <w:t>依据粮食供给、生产周期、市场需求等数据，建立粮食供需分析与预测模型，从而有效识别并预测粮食短缺现象。</w:t>
      </w:r>
    </w:p>
    <w:p w:rsidR="00737CEA" w:rsidRDefault="00737CEA">
      <w:pPr>
        <w:pStyle w:val="a6"/>
        <w:spacing w:before="156" w:after="156"/>
      </w:pPr>
    </w:p>
    <w:p w:rsidR="00737CEA" w:rsidRDefault="00731DE0">
      <w:pPr>
        <w:ind w:firstLineChars="200" w:firstLine="420"/>
      </w:pPr>
      <w:bookmarkStart w:id="81" w:name="OLE_LINK26"/>
      <w:r>
        <w:rPr>
          <w:rFonts w:ascii="黑体" w:eastAsia="黑体" w:hint="eastAsia"/>
          <w:kern w:val="0"/>
          <w:szCs w:val="21"/>
        </w:rPr>
        <w:t>粮食溯源</w:t>
      </w:r>
      <w:bookmarkEnd w:id="81"/>
      <w:r>
        <w:rPr>
          <w:b/>
          <w:kern w:val="0"/>
          <w:szCs w:val="21"/>
        </w:rPr>
        <w:t xml:space="preserve">grain </w:t>
      </w:r>
      <w:r>
        <w:rPr>
          <w:rFonts w:hint="eastAsia"/>
          <w:b/>
          <w:kern w:val="0"/>
          <w:szCs w:val="21"/>
        </w:rPr>
        <w:t>traceability</w:t>
      </w:r>
    </w:p>
    <w:p w:rsidR="00737CEA" w:rsidRDefault="00731DE0">
      <w:pPr>
        <w:ind w:firstLineChars="200" w:firstLine="420"/>
      </w:pPr>
      <w:r>
        <w:rPr>
          <w:rFonts w:hint="eastAsia"/>
        </w:rPr>
        <w:t>对粮食进入粮库后的购销、调存、加工等流通环节进行追溯。</w:t>
      </w:r>
    </w:p>
    <w:p w:rsidR="00737CEA" w:rsidRDefault="00737CEA">
      <w:pPr>
        <w:pStyle w:val="a6"/>
        <w:spacing w:before="156" w:after="156"/>
      </w:pPr>
    </w:p>
    <w:p w:rsidR="00737CEA" w:rsidRDefault="00731DE0">
      <w:pPr>
        <w:ind w:firstLineChars="200" w:firstLine="420"/>
      </w:pPr>
      <w:bookmarkStart w:id="82" w:name="OLE_LINK27"/>
      <w:r>
        <w:rPr>
          <w:rFonts w:ascii="黑体" w:eastAsia="黑体" w:hint="eastAsia"/>
          <w:kern w:val="0"/>
          <w:szCs w:val="21"/>
        </w:rPr>
        <w:t>粮食调拨及时率分析</w:t>
      </w:r>
      <w:bookmarkEnd w:id="82"/>
      <w:r>
        <w:rPr>
          <w:rFonts w:hint="eastAsia"/>
          <w:b/>
          <w:kern w:val="0"/>
          <w:szCs w:val="21"/>
        </w:rPr>
        <w:t xml:space="preserve"> grain allocationanalysis</w:t>
      </w:r>
    </w:p>
    <w:p w:rsidR="00737CEA" w:rsidRDefault="00731DE0">
      <w:pPr>
        <w:pStyle w:val="affe"/>
      </w:pPr>
      <w:r>
        <w:rPr>
          <w:rFonts w:hint="eastAsia"/>
        </w:rPr>
        <w:t>对粮食调拨的及时情况、效率进行统计分析。</w:t>
      </w:r>
    </w:p>
    <w:p w:rsidR="00737CEA" w:rsidRDefault="00737CEA">
      <w:pPr>
        <w:pStyle w:val="a6"/>
        <w:spacing w:before="156" w:after="156"/>
      </w:pPr>
    </w:p>
    <w:p w:rsidR="00737CEA" w:rsidRDefault="00731DE0">
      <w:pPr>
        <w:ind w:firstLineChars="200" w:firstLine="420"/>
      </w:pPr>
      <w:bookmarkStart w:id="83" w:name="OLE_LINK28"/>
      <w:r>
        <w:rPr>
          <w:rFonts w:ascii="黑体" w:eastAsia="黑体" w:hint="eastAsia"/>
          <w:kern w:val="0"/>
          <w:szCs w:val="21"/>
        </w:rPr>
        <w:t>订单响应速度</w:t>
      </w:r>
      <w:bookmarkEnd w:id="83"/>
      <w:r>
        <w:rPr>
          <w:rFonts w:hint="eastAsia"/>
          <w:b/>
          <w:kern w:val="0"/>
          <w:szCs w:val="21"/>
        </w:rPr>
        <w:t>order response speed</w:t>
      </w:r>
    </w:p>
    <w:p w:rsidR="00737CEA" w:rsidRDefault="00731DE0">
      <w:pPr>
        <w:ind w:firstLineChars="200" w:firstLine="420"/>
      </w:pPr>
      <w:r>
        <w:rPr>
          <w:rFonts w:hint="eastAsia"/>
        </w:rPr>
        <w:t>对客户所下订单进行接收回应的速度。</w:t>
      </w:r>
    </w:p>
    <w:p w:rsidR="00737CEA" w:rsidRDefault="00737CEA">
      <w:pPr>
        <w:pStyle w:val="a6"/>
        <w:spacing w:before="156" w:after="156"/>
      </w:pPr>
    </w:p>
    <w:p w:rsidR="00737CEA" w:rsidRDefault="00731DE0">
      <w:pPr>
        <w:ind w:firstLineChars="200" w:firstLine="420"/>
      </w:pPr>
      <w:bookmarkStart w:id="84" w:name="OLE_LINK29"/>
      <w:r>
        <w:rPr>
          <w:rFonts w:ascii="黑体" w:eastAsia="黑体" w:hint="eastAsia"/>
          <w:kern w:val="0"/>
          <w:szCs w:val="21"/>
        </w:rPr>
        <w:t>配送及时率分析</w:t>
      </w:r>
      <w:bookmarkEnd w:id="84"/>
      <w:r>
        <w:rPr>
          <w:rFonts w:hint="eastAsia"/>
          <w:b/>
          <w:kern w:val="0"/>
          <w:szCs w:val="21"/>
        </w:rPr>
        <w:t>distribution rate</w:t>
      </w:r>
      <w:r>
        <w:rPr>
          <w:b/>
          <w:kern w:val="0"/>
          <w:szCs w:val="21"/>
        </w:rPr>
        <w:t xml:space="preserve"> of timely</w:t>
      </w:r>
      <w:r>
        <w:rPr>
          <w:rFonts w:hint="eastAsia"/>
          <w:b/>
          <w:kern w:val="0"/>
          <w:szCs w:val="21"/>
        </w:rPr>
        <w:t xml:space="preserve"> analysis</w:t>
      </w:r>
    </w:p>
    <w:p w:rsidR="00737CEA" w:rsidRDefault="00731DE0">
      <w:pPr>
        <w:ind w:firstLineChars="200" w:firstLine="420"/>
      </w:pPr>
      <w:r>
        <w:rPr>
          <w:rFonts w:hint="eastAsia"/>
        </w:rPr>
        <w:t>对配送过程</w:t>
      </w:r>
      <w:r>
        <w:rPr>
          <w:rFonts w:hint="eastAsia"/>
        </w:rPr>
        <w:t>的及时情况、效率进行统计分析。</w:t>
      </w:r>
    </w:p>
    <w:p w:rsidR="00737CEA" w:rsidRDefault="00737CEA">
      <w:pPr>
        <w:pStyle w:val="a6"/>
        <w:spacing w:before="156" w:after="156"/>
      </w:pPr>
    </w:p>
    <w:p w:rsidR="00737CEA" w:rsidRDefault="00731DE0">
      <w:pPr>
        <w:ind w:firstLineChars="200" w:firstLine="420"/>
      </w:pPr>
      <w:bookmarkStart w:id="85" w:name="OLE_LINK30"/>
      <w:bookmarkStart w:id="86" w:name="OLE_LINK40"/>
      <w:r>
        <w:rPr>
          <w:rFonts w:ascii="黑体" w:eastAsia="黑体" w:hint="eastAsia"/>
          <w:kern w:val="0"/>
          <w:szCs w:val="21"/>
        </w:rPr>
        <w:t>周转率</w:t>
      </w:r>
      <w:bookmarkEnd w:id="85"/>
      <w:r>
        <w:rPr>
          <w:rFonts w:ascii="黑体" w:eastAsia="黑体" w:hint="eastAsia"/>
          <w:kern w:val="0"/>
          <w:szCs w:val="21"/>
        </w:rPr>
        <w:t>分析</w:t>
      </w:r>
      <w:bookmarkEnd w:id="86"/>
      <w:r>
        <w:rPr>
          <w:rFonts w:hint="eastAsia"/>
          <w:b/>
          <w:kern w:val="0"/>
          <w:szCs w:val="21"/>
        </w:rPr>
        <w:t>turnover rate analysis</w:t>
      </w:r>
    </w:p>
    <w:p w:rsidR="00737CEA" w:rsidRDefault="00731DE0">
      <w:pPr>
        <w:ind w:firstLineChars="200" w:firstLine="420"/>
      </w:pPr>
      <w:r>
        <w:rPr>
          <w:rFonts w:hint="eastAsia"/>
        </w:rPr>
        <w:t>对一定时期内粮食销售成本与存货平均资金占用额的比率进行分析。</w:t>
      </w:r>
    </w:p>
    <w:p w:rsidR="00737CEA" w:rsidRDefault="00737CEA">
      <w:pPr>
        <w:pStyle w:val="a6"/>
        <w:spacing w:before="156" w:after="156"/>
      </w:pPr>
    </w:p>
    <w:p w:rsidR="00737CEA" w:rsidRDefault="00731DE0">
      <w:pPr>
        <w:ind w:firstLineChars="200" w:firstLine="420"/>
        <w:rPr>
          <w:rFonts w:ascii="Tahoma" w:hAnsi="Tahoma" w:cs="Tahoma"/>
          <w:szCs w:val="21"/>
          <w:shd w:val="clear" w:color="auto" w:fill="FFFFFF"/>
        </w:rPr>
      </w:pPr>
      <w:bookmarkStart w:id="87" w:name="OLE_LINK32"/>
      <w:bookmarkStart w:id="88" w:name="OLE_LINK41"/>
      <w:r>
        <w:rPr>
          <w:rFonts w:ascii="黑体" w:eastAsia="黑体"/>
          <w:kern w:val="0"/>
          <w:szCs w:val="21"/>
        </w:rPr>
        <w:t>仓储</w:t>
      </w:r>
      <w:bookmarkEnd w:id="87"/>
      <w:r>
        <w:rPr>
          <w:rFonts w:ascii="黑体" w:eastAsia="黑体" w:hint="eastAsia"/>
          <w:kern w:val="0"/>
          <w:szCs w:val="21"/>
        </w:rPr>
        <w:t>成本</w:t>
      </w:r>
      <w:r>
        <w:rPr>
          <w:rFonts w:ascii="黑体" w:eastAsia="黑体"/>
          <w:kern w:val="0"/>
          <w:szCs w:val="21"/>
        </w:rPr>
        <w:t>分析</w:t>
      </w:r>
      <w:bookmarkEnd w:id="88"/>
      <w:r>
        <w:rPr>
          <w:rFonts w:hint="eastAsia"/>
          <w:b/>
          <w:kern w:val="0"/>
          <w:szCs w:val="21"/>
        </w:rPr>
        <w:t>storage cost analysis</w:t>
      </w:r>
    </w:p>
    <w:p w:rsidR="00737CEA" w:rsidRDefault="00731DE0">
      <w:pPr>
        <w:ind w:firstLineChars="200" w:firstLine="420"/>
        <w:rPr>
          <w:rFonts w:ascii="Tahoma" w:hAnsi="Tahoma" w:cs="Tahoma"/>
          <w:szCs w:val="21"/>
          <w:shd w:val="clear" w:color="auto" w:fill="FFFFFF"/>
        </w:rPr>
      </w:pPr>
      <w:r>
        <w:rPr>
          <w:rFonts w:hint="eastAsia"/>
        </w:rPr>
        <w:t>对粮食购入验收入库后，在保管粮食过程中所支付的一切费用进行分析</w:t>
      </w:r>
      <w:r>
        <w:rPr>
          <w:rFonts w:ascii="Tahoma" w:hAnsi="Tahoma" w:cs="Tahoma" w:hint="eastAsia"/>
          <w:szCs w:val="21"/>
          <w:shd w:val="clear" w:color="auto" w:fill="FFFFFF"/>
        </w:rPr>
        <w:t>。</w:t>
      </w:r>
    </w:p>
    <w:p w:rsidR="00737CEA" w:rsidRDefault="00737CEA">
      <w:pPr>
        <w:pStyle w:val="a6"/>
        <w:spacing w:before="156" w:after="156"/>
      </w:pPr>
    </w:p>
    <w:p w:rsidR="00737CEA" w:rsidRDefault="00731DE0">
      <w:pPr>
        <w:ind w:firstLineChars="200" w:firstLine="420"/>
      </w:pPr>
      <w:bookmarkStart w:id="89" w:name="OLE_LINK42"/>
      <w:bookmarkStart w:id="90" w:name="OLE_LINK33"/>
      <w:r>
        <w:rPr>
          <w:rFonts w:ascii="黑体" w:eastAsia="黑体" w:hint="eastAsia"/>
          <w:kern w:val="0"/>
          <w:szCs w:val="21"/>
        </w:rPr>
        <w:t>费用占比分析</w:t>
      </w:r>
      <w:bookmarkEnd w:id="89"/>
      <w:r>
        <w:rPr>
          <w:rFonts w:hint="eastAsia"/>
          <w:b/>
          <w:kern w:val="0"/>
          <w:szCs w:val="21"/>
        </w:rPr>
        <w:t>cost accounting analysis</w:t>
      </w:r>
    </w:p>
    <w:p w:rsidR="00737CEA" w:rsidRDefault="00731DE0">
      <w:pPr>
        <w:ind w:firstLineChars="200" w:firstLine="420"/>
      </w:pPr>
      <w:r>
        <w:rPr>
          <w:rFonts w:hint="eastAsia"/>
        </w:rPr>
        <w:lastRenderedPageBreak/>
        <w:t>对各项费用占总费用的比例进行分析。</w:t>
      </w:r>
    </w:p>
    <w:bookmarkEnd w:id="90"/>
    <w:p w:rsidR="00737CEA" w:rsidRDefault="00737CEA">
      <w:pPr>
        <w:pStyle w:val="a6"/>
        <w:spacing w:before="156" w:after="156"/>
      </w:pPr>
    </w:p>
    <w:p w:rsidR="00737CEA" w:rsidRDefault="00731DE0">
      <w:pPr>
        <w:ind w:firstLineChars="200" w:firstLine="420"/>
      </w:pPr>
      <w:bookmarkStart w:id="91" w:name="OLE_LINK34"/>
      <w:bookmarkStart w:id="92" w:name="OLE_LINK43"/>
      <w:r>
        <w:rPr>
          <w:rFonts w:ascii="黑体" w:eastAsia="黑体" w:hint="eastAsia"/>
          <w:kern w:val="0"/>
          <w:szCs w:val="21"/>
        </w:rPr>
        <w:t>库存准确率</w:t>
      </w:r>
      <w:bookmarkEnd w:id="91"/>
      <w:r>
        <w:rPr>
          <w:rFonts w:ascii="黑体" w:eastAsia="黑体" w:hint="eastAsia"/>
          <w:kern w:val="0"/>
          <w:szCs w:val="21"/>
        </w:rPr>
        <w:t>分析</w:t>
      </w:r>
      <w:bookmarkEnd w:id="92"/>
      <w:r>
        <w:rPr>
          <w:rFonts w:hint="eastAsia"/>
          <w:b/>
          <w:kern w:val="0"/>
          <w:szCs w:val="21"/>
        </w:rPr>
        <w:t>inventory accuracy analysis</w:t>
      </w:r>
    </w:p>
    <w:p w:rsidR="00737CEA" w:rsidRDefault="00731DE0">
      <w:pPr>
        <w:ind w:firstLineChars="200" w:firstLine="420"/>
      </w:pPr>
      <w:r>
        <w:rPr>
          <w:rFonts w:hint="eastAsia"/>
        </w:rPr>
        <w:t>对账面库存和实际库存相比准确率的分析。</w:t>
      </w:r>
    </w:p>
    <w:p w:rsidR="00737CEA" w:rsidRDefault="00737CEA">
      <w:pPr>
        <w:pStyle w:val="a6"/>
        <w:spacing w:before="156" w:after="156"/>
      </w:pPr>
    </w:p>
    <w:p w:rsidR="00737CEA" w:rsidRDefault="00731DE0">
      <w:pPr>
        <w:pStyle w:val="HTML"/>
        <w:widowControl/>
        <w:shd w:val="clear" w:color="auto" w:fill="FFFFFF"/>
        <w:ind w:firstLine="482"/>
        <w:rPr>
          <w:rFonts w:hint="default"/>
        </w:rPr>
      </w:pPr>
      <w:bookmarkStart w:id="93" w:name="OLE_LINK35"/>
      <w:bookmarkStart w:id="94" w:name="OLE_LINK44"/>
      <w:r>
        <w:rPr>
          <w:rFonts w:ascii="黑体" w:eastAsia="黑体" w:hAnsiTheme="minorHAnsi" w:cstheme="minorBidi"/>
          <w:sz w:val="21"/>
          <w:szCs w:val="21"/>
        </w:rPr>
        <w:t>库容</w:t>
      </w:r>
      <w:bookmarkEnd w:id="93"/>
      <w:r>
        <w:rPr>
          <w:rFonts w:ascii="黑体" w:eastAsia="黑体" w:hAnsiTheme="minorHAnsi" w:cstheme="minorBidi"/>
          <w:sz w:val="21"/>
          <w:szCs w:val="21"/>
        </w:rPr>
        <w:t>分析</w:t>
      </w:r>
      <w:bookmarkEnd w:id="94"/>
      <w:r>
        <w:rPr>
          <w:rFonts w:ascii="Times New Roman" w:hAnsiTheme="minorHAnsi" w:cstheme="minorBidi"/>
          <w:b/>
          <w:sz w:val="21"/>
          <w:szCs w:val="21"/>
        </w:rPr>
        <w:t>capacity analysis</w:t>
      </w:r>
    </w:p>
    <w:p w:rsidR="00737CEA" w:rsidRDefault="00731DE0">
      <w:pPr>
        <w:pStyle w:val="HTML"/>
        <w:widowControl/>
        <w:shd w:val="clear" w:color="auto" w:fill="FFFFFF"/>
        <w:ind w:firstLine="482"/>
        <w:rPr>
          <w:rFonts w:ascii="Times New Roman" w:eastAsiaTheme="minorEastAsia" w:hAnsi="Times New Roman" w:cstheme="minorBidi" w:hint="default"/>
          <w:kern w:val="2"/>
          <w:sz w:val="21"/>
          <w:szCs w:val="22"/>
        </w:rPr>
      </w:pPr>
      <w:r>
        <w:rPr>
          <w:rFonts w:ascii="Times New Roman" w:eastAsiaTheme="minorEastAsia" w:hAnsi="Times New Roman" w:cstheme="minorBidi"/>
          <w:kern w:val="2"/>
          <w:sz w:val="21"/>
          <w:szCs w:val="22"/>
        </w:rPr>
        <w:t>对粮库的容量进行分析，从而为库容合理化调节提供决策支持。</w:t>
      </w:r>
    </w:p>
    <w:p w:rsidR="00737CEA" w:rsidRDefault="00737CEA">
      <w:pPr>
        <w:pStyle w:val="a6"/>
        <w:spacing w:before="156" w:after="156"/>
      </w:pPr>
    </w:p>
    <w:p w:rsidR="00737CEA" w:rsidRDefault="00731DE0">
      <w:pPr>
        <w:ind w:firstLineChars="200" w:firstLine="420"/>
      </w:pPr>
      <w:bookmarkStart w:id="95" w:name="OLE_LINK36"/>
      <w:r>
        <w:rPr>
          <w:rFonts w:ascii="黑体" w:eastAsia="黑体" w:hint="eastAsia"/>
          <w:kern w:val="0"/>
          <w:szCs w:val="21"/>
        </w:rPr>
        <w:t>人工成本分析</w:t>
      </w:r>
      <w:bookmarkEnd w:id="95"/>
      <w:r>
        <w:rPr>
          <w:rFonts w:hint="eastAsia"/>
          <w:b/>
          <w:kern w:val="0"/>
          <w:szCs w:val="21"/>
        </w:rPr>
        <w:t>labor cost analysis</w:t>
      </w:r>
    </w:p>
    <w:p w:rsidR="00737CEA" w:rsidRDefault="00731DE0">
      <w:pPr>
        <w:pStyle w:val="affe"/>
      </w:pPr>
      <w:r>
        <w:rPr>
          <w:rFonts w:hint="eastAsia"/>
        </w:rPr>
        <w:t>对在一定时期内生产经营和提供劳务活动中因使用劳动力所发生的各项直接或间接人工费用总和进行分析。</w:t>
      </w:r>
    </w:p>
    <w:p w:rsidR="00737CEA" w:rsidRDefault="00737CEA">
      <w:pPr>
        <w:pStyle w:val="a6"/>
        <w:spacing w:before="156" w:after="156"/>
      </w:pPr>
    </w:p>
    <w:p w:rsidR="00737CEA" w:rsidRDefault="00731DE0">
      <w:pPr>
        <w:ind w:firstLineChars="200" w:firstLine="420"/>
        <w:rPr>
          <w:b/>
          <w:kern w:val="0"/>
          <w:szCs w:val="21"/>
        </w:rPr>
      </w:pPr>
      <w:bookmarkStart w:id="96" w:name="OLE_LINK37"/>
      <w:r>
        <w:rPr>
          <w:rFonts w:ascii="黑体" w:eastAsia="黑体" w:hint="eastAsia"/>
          <w:kern w:val="0"/>
          <w:szCs w:val="21"/>
        </w:rPr>
        <w:t>运输成本分析</w:t>
      </w:r>
      <w:bookmarkEnd w:id="96"/>
      <w:r>
        <w:rPr>
          <w:rFonts w:hint="eastAsia"/>
          <w:b/>
          <w:kern w:val="0"/>
          <w:szCs w:val="21"/>
        </w:rPr>
        <w:t>transportation cost analysis</w:t>
      </w:r>
    </w:p>
    <w:p w:rsidR="00737CEA" w:rsidRDefault="00731DE0">
      <w:pPr>
        <w:ind w:firstLineChars="200" w:firstLine="420"/>
      </w:pPr>
      <w:r>
        <w:rPr>
          <w:rFonts w:hint="eastAsia"/>
        </w:rPr>
        <w:t>对货运、车队、燃料、设备维护、劳动力、保险、装卸、逾期滞留等费用进行分析。</w:t>
      </w:r>
    </w:p>
    <w:p w:rsidR="00737CEA" w:rsidRDefault="00737CEA">
      <w:pPr>
        <w:pStyle w:val="a6"/>
        <w:spacing w:before="156" w:after="156"/>
      </w:pPr>
    </w:p>
    <w:p w:rsidR="00737CEA" w:rsidRDefault="00731DE0">
      <w:pPr>
        <w:ind w:firstLineChars="200" w:firstLine="420"/>
        <w:rPr>
          <w:rFonts w:ascii="黑体" w:eastAsia="黑体"/>
          <w:kern w:val="0"/>
          <w:szCs w:val="21"/>
        </w:rPr>
      </w:pPr>
      <w:r>
        <w:rPr>
          <w:rFonts w:ascii="黑体" w:eastAsia="黑体" w:hint="eastAsia"/>
          <w:kern w:val="0"/>
          <w:szCs w:val="21"/>
        </w:rPr>
        <w:t>库存管理成本分析</w:t>
      </w:r>
      <w:r>
        <w:rPr>
          <w:b/>
          <w:kern w:val="0"/>
          <w:szCs w:val="21"/>
        </w:rPr>
        <w:t xml:space="preserve"> inventory management cost analysis</w:t>
      </w:r>
    </w:p>
    <w:p w:rsidR="00737CEA" w:rsidRDefault="00731DE0">
      <w:pPr>
        <w:ind w:firstLineChars="200" w:firstLine="420"/>
      </w:pPr>
      <w:r>
        <w:rPr>
          <w:rFonts w:hint="eastAsia"/>
        </w:rPr>
        <w:t>对采购成本、库存维持成本、缺货成本、工资及附加费用等的分析。</w:t>
      </w:r>
    </w:p>
    <w:p w:rsidR="00737CEA" w:rsidRDefault="00737CEA">
      <w:pPr>
        <w:ind w:firstLineChars="200" w:firstLine="420"/>
      </w:pPr>
    </w:p>
    <w:p w:rsidR="00737CEA" w:rsidRDefault="00731DE0">
      <w:pPr>
        <w:pStyle w:val="a5"/>
        <w:spacing w:before="312" w:after="312"/>
      </w:pPr>
      <w:bookmarkStart w:id="97" w:name="_Toc465198542"/>
      <w:bookmarkEnd w:id="61"/>
      <w:r>
        <w:rPr>
          <w:rFonts w:hint="eastAsia"/>
        </w:rPr>
        <w:t>平台层术语</w:t>
      </w:r>
      <w:bookmarkEnd w:id="97"/>
    </w:p>
    <w:p w:rsidR="00737CEA" w:rsidRDefault="00737CEA">
      <w:pPr>
        <w:pStyle w:val="a6"/>
        <w:spacing w:before="156" w:after="156"/>
      </w:pPr>
    </w:p>
    <w:p w:rsidR="00737CEA" w:rsidRDefault="00731DE0">
      <w:pPr>
        <w:autoSpaceDE w:val="0"/>
        <w:autoSpaceDN w:val="0"/>
        <w:adjustRightInd w:val="0"/>
        <w:spacing w:line="360" w:lineRule="auto"/>
        <w:ind w:firstLineChars="200" w:firstLine="420"/>
        <w:jc w:val="left"/>
        <w:rPr>
          <w:b/>
          <w:kern w:val="0"/>
          <w:sz w:val="24"/>
        </w:rPr>
      </w:pPr>
      <w:r>
        <w:rPr>
          <w:rFonts w:ascii="黑体" w:eastAsia="黑体"/>
          <w:kern w:val="0"/>
          <w:szCs w:val="21"/>
        </w:rPr>
        <w:t>模拟视频监控系统</w:t>
      </w:r>
      <w:r>
        <w:rPr>
          <w:b/>
          <w:kern w:val="0"/>
          <w:szCs w:val="21"/>
        </w:rPr>
        <w:t>analog video surveillance system</w:t>
      </w:r>
    </w:p>
    <w:p w:rsidR="00737CEA" w:rsidRDefault="00731DE0">
      <w:pPr>
        <w:pStyle w:val="affe"/>
        <w:rPr>
          <w:rFonts w:hAnsiTheme="minorHAnsi"/>
          <w:szCs w:val="21"/>
        </w:rPr>
      </w:pPr>
      <w:r>
        <w:rPr>
          <w:rFonts w:hAnsiTheme="minorHAnsi"/>
          <w:szCs w:val="21"/>
        </w:rPr>
        <w:t>除显示设备外的视频设备之</w:t>
      </w:r>
      <w:r>
        <w:rPr>
          <w:rFonts w:hAnsiTheme="minorHAnsi" w:hint="eastAsia"/>
          <w:szCs w:val="21"/>
        </w:rPr>
        <w:t>间</w:t>
      </w:r>
      <w:r>
        <w:rPr>
          <w:rFonts w:hAnsiTheme="minorHAnsi"/>
          <w:szCs w:val="21"/>
        </w:rPr>
        <w:t>以端对端模拟视频信号传输方式的监控系统。</w:t>
      </w:r>
    </w:p>
    <w:p w:rsidR="00737CEA" w:rsidRDefault="00731DE0">
      <w:pPr>
        <w:adjustRightInd w:val="0"/>
        <w:snapToGrid w:val="0"/>
        <w:spacing w:line="360" w:lineRule="auto"/>
        <w:ind w:firstLine="480"/>
        <w:rPr>
          <w:szCs w:val="21"/>
        </w:rPr>
      </w:pPr>
      <w:r>
        <w:rPr>
          <w:rFonts w:hint="eastAsia"/>
          <w:szCs w:val="21"/>
        </w:rPr>
        <w:t>[</w:t>
      </w:r>
      <w:r>
        <w:rPr>
          <w:szCs w:val="21"/>
        </w:rPr>
        <w:t>GB</w:t>
      </w:r>
      <w:r>
        <w:rPr>
          <w:rFonts w:hint="eastAsia"/>
          <w:szCs w:val="21"/>
        </w:rPr>
        <w:t xml:space="preserve"> 50395]</w:t>
      </w:r>
    </w:p>
    <w:p w:rsidR="00737CEA" w:rsidRDefault="00737CEA">
      <w:pPr>
        <w:pStyle w:val="a6"/>
        <w:spacing w:before="156" w:after="156"/>
      </w:pPr>
    </w:p>
    <w:p w:rsidR="00737CEA" w:rsidRDefault="00731DE0">
      <w:pPr>
        <w:autoSpaceDE w:val="0"/>
        <w:autoSpaceDN w:val="0"/>
        <w:adjustRightInd w:val="0"/>
        <w:ind w:firstLineChars="200" w:firstLine="420"/>
        <w:jc w:val="left"/>
        <w:rPr>
          <w:b/>
          <w:kern w:val="0"/>
          <w:sz w:val="24"/>
        </w:rPr>
      </w:pPr>
      <w:r>
        <w:rPr>
          <w:rFonts w:ascii="黑体" w:eastAsia="黑体"/>
          <w:kern w:val="0"/>
          <w:szCs w:val="21"/>
        </w:rPr>
        <w:t>数字视频监控系统</w:t>
      </w:r>
      <w:r>
        <w:rPr>
          <w:b/>
          <w:kern w:val="0"/>
          <w:szCs w:val="21"/>
        </w:rPr>
        <w:t>digital video surveillance system</w:t>
      </w:r>
    </w:p>
    <w:p w:rsidR="00737CEA" w:rsidRDefault="00731DE0">
      <w:pPr>
        <w:ind w:firstLineChars="200" w:firstLine="420"/>
        <w:rPr>
          <w:rFonts w:ascii="宋体" w:hAnsiTheme="minorHAnsi"/>
          <w:kern w:val="0"/>
          <w:szCs w:val="21"/>
        </w:rPr>
      </w:pPr>
      <w:r>
        <w:rPr>
          <w:rFonts w:ascii="宋体" w:hAnsiTheme="minorHAnsi"/>
          <w:kern w:val="0"/>
          <w:szCs w:val="21"/>
        </w:rPr>
        <w:t>除显示设备外的视频设备之间以数字视频方式进行传输的监控系统。由于使用数字网络传输，所以又称网络视频监控系统。</w:t>
      </w:r>
    </w:p>
    <w:p w:rsidR="00737CEA" w:rsidRDefault="00731DE0">
      <w:pPr>
        <w:ind w:firstLineChars="200" w:firstLine="420"/>
      </w:pPr>
      <w:r>
        <w:rPr>
          <w:rFonts w:hint="eastAsia"/>
        </w:rPr>
        <w:t>[</w:t>
      </w:r>
      <w:r>
        <w:t>GB</w:t>
      </w:r>
      <w:r>
        <w:rPr>
          <w:rFonts w:hint="eastAsia"/>
        </w:rPr>
        <w:t xml:space="preserve"> 50395]</w:t>
      </w:r>
    </w:p>
    <w:p w:rsidR="00737CEA" w:rsidRDefault="00737CEA">
      <w:pPr>
        <w:pStyle w:val="a6"/>
        <w:spacing w:before="156" w:after="156"/>
        <w:rPr>
          <w:b/>
        </w:rPr>
      </w:pPr>
    </w:p>
    <w:p w:rsidR="00737CEA" w:rsidRDefault="00731DE0">
      <w:pPr>
        <w:autoSpaceDE w:val="0"/>
        <w:autoSpaceDN w:val="0"/>
        <w:adjustRightInd w:val="0"/>
        <w:ind w:firstLineChars="200" w:firstLine="420"/>
        <w:jc w:val="left"/>
        <w:rPr>
          <w:b/>
          <w:kern w:val="0"/>
          <w:szCs w:val="21"/>
        </w:rPr>
      </w:pPr>
      <w:r>
        <w:rPr>
          <w:rFonts w:ascii="黑体" w:eastAsia="黑体" w:hint="eastAsia"/>
          <w:kern w:val="0"/>
          <w:szCs w:val="21"/>
        </w:rPr>
        <w:t>货车称重与视频截图管理模块</w:t>
      </w:r>
      <w:r>
        <w:rPr>
          <w:b/>
          <w:sz w:val="24"/>
        </w:rPr>
        <w:t xml:space="preserve"> t</w:t>
      </w:r>
      <w:r>
        <w:rPr>
          <w:b/>
          <w:kern w:val="0"/>
          <w:szCs w:val="21"/>
        </w:rPr>
        <w:t xml:space="preserve">ruck </w:t>
      </w:r>
      <w:r>
        <w:rPr>
          <w:b/>
          <w:kern w:val="0"/>
          <w:szCs w:val="21"/>
        </w:rPr>
        <w:t>weighing and video capture management module</w:t>
      </w:r>
    </w:p>
    <w:p w:rsidR="00737CEA" w:rsidRDefault="00731DE0">
      <w:pPr>
        <w:pStyle w:val="affe"/>
      </w:pPr>
      <w:r>
        <w:rPr>
          <w:rFonts w:hAnsiTheme="minorHAnsi" w:hint="eastAsia"/>
          <w:szCs w:val="21"/>
        </w:rPr>
        <w:t>利用图形识别技术自动识别车牌号码，利用地磅记录出入仓库时货车的相应重量，利用摄像机抓拍货车出入仓库的运载情况，为电子信息、视频截图等合成为安全、完整且可防伪的档案提供关键数据。</w:t>
      </w:r>
    </w:p>
    <w:p w:rsidR="00737CEA" w:rsidRDefault="00737CEA">
      <w:pPr>
        <w:pStyle w:val="a6"/>
        <w:spacing w:before="156" w:after="156"/>
      </w:pPr>
    </w:p>
    <w:p w:rsidR="00737CEA" w:rsidRDefault="00731DE0">
      <w:pPr>
        <w:adjustRightInd w:val="0"/>
        <w:snapToGrid w:val="0"/>
        <w:ind w:firstLineChars="200" w:firstLine="420"/>
        <w:rPr>
          <w:b/>
          <w:kern w:val="0"/>
          <w:sz w:val="24"/>
        </w:rPr>
      </w:pPr>
      <w:r>
        <w:rPr>
          <w:rFonts w:ascii="黑体" w:eastAsia="黑体"/>
          <w:kern w:val="0"/>
          <w:szCs w:val="21"/>
        </w:rPr>
        <w:t>GIS</w:t>
      </w:r>
      <w:r>
        <w:rPr>
          <w:rFonts w:ascii="黑体" w:eastAsia="黑体" w:hint="eastAsia"/>
          <w:kern w:val="0"/>
          <w:szCs w:val="21"/>
        </w:rPr>
        <w:t>查询服务</w:t>
      </w:r>
      <w:r>
        <w:rPr>
          <w:rFonts w:ascii="黑体" w:eastAsia="黑体" w:hint="eastAsia"/>
          <w:kern w:val="0"/>
          <w:szCs w:val="21"/>
        </w:rPr>
        <w:t xml:space="preserve"> </w:t>
      </w:r>
      <w:r>
        <w:rPr>
          <w:b/>
          <w:kern w:val="0"/>
          <w:szCs w:val="21"/>
        </w:rPr>
        <w:t>geographic information system query service</w:t>
      </w:r>
    </w:p>
    <w:p w:rsidR="00737CEA" w:rsidRDefault="00731DE0">
      <w:pPr>
        <w:ind w:firstLineChars="200" w:firstLine="420"/>
      </w:pPr>
      <w:r>
        <w:rPr>
          <w:rFonts w:ascii="宋体" w:hAnsiTheme="minorHAnsi" w:hint="eastAsia"/>
          <w:kern w:val="0"/>
          <w:szCs w:val="21"/>
        </w:rPr>
        <w:t>按可视化的要求</w:t>
      </w:r>
      <w:r>
        <w:rPr>
          <w:rFonts w:hint="eastAsia"/>
        </w:rPr>
        <w:t>提供</w:t>
      </w:r>
      <w:r>
        <w:rPr>
          <w:rFonts w:ascii="宋体" w:hAnsiTheme="minorHAnsi"/>
          <w:kern w:val="0"/>
          <w:szCs w:val="21"/>
        </w:rPr>
        <w:t>GIS</w:t>
      </w:r>
      <w:r>
        <w:rPr>
          <w:rFonts w:ascii="宋体" w:hAnsiTheme="minorHAnsi" w:hint="eastAsia"/>
          <w:kern w:val="0"/>
          <w:szCs w:val="21"/>
        </w:rPr>
        <w:t>查询服务，为实现基于</w:t>
      </w:r>
      <w:r>
        <w:rPr>
          <w:rFonts w:ascii="宋体" w:hAnsiTheme="minorHAnsi"/>
          <w:kern w:val="0"/>
          <w:szCs w:val="21"/>
        </w:rPr>
        <w:t>GIS</w:t>
      </w:r>
      <w:r>
        <w:rPr>
          <w:rFonts w:ascii="宋体" w:hAnsiTheme="minorHAnsi" w:hint="eastAsia"/>
          <w:kern w:val="0"/>
          <w:szCs w:val="21"/>
        </w:rPr>
        <w:t>地图的粮库附近地理信息、粮库内部各仓房、粮情、承储企业性质和</w:t>
      </w:r>
      <w:r>
        <w:rPr>
          <w:rFonts w:hint="eastAsia"/>
        </w:rPr>
        <w:t>概况</w:t>
      </w:r>
      <w:r>
        <w:rPr>
          <w:rFonts w:ascii="宋体" w:hAnsiTheme="minorHAnsi" w:hint="eastAsia"/>
          <w:kern w:val="0"/>
          <w:szCs w:val="21"/>
        </w:rPr>
        <w:t>等信息的图形化查询提供基</w:t>
      </w:r>
      <w:r>
        <w:rPr>
          <w:rFonts w:ascii="宋体" w:hAnsiTheme="minorHAnsi" w:hint="eastAsia"/>
          <w:kern w:val="0"/>
          <w:szCs w:val="21"/>
        </w:rPr>
        <w:t>础支撑。</w:t>
      </w:r>
      <w:r>
        <w:rPr>
          <w:rFonts w:ascii="宋体" w:hAnsiTheme="minorHAnsi" w:hint="eastAsia"/>
          <w:kern w:val="0"/>
          <w:szCs w:val="21"/>
        </w:rPr>
        <w:t xml:space="preserve"> </w:t>
      </w:r>
    </w:p>
    <w:p w:rsidR="00737CEA" w:rsidRDefault="00737CEA">
      <w:pPr>
        <w:pStyle w:val="a6"/>
        <w:spacing w:before="156" w:after="156"/>
      </w:pPr>
    </w:p>
    <w:p w:rsidR="00737CEA" w:rsidRDefault="00731DE0">
      <w:pPr>
        <w:ind w:firstLineChars="200" w:firstLine="420"/>
        <w:rPr>
          <w:b/>
          <w:kern w:val="0"/>
          <w:sz w:val="24"/>
        </w:rPr>
      </w:pPr>
      <w:r>
        <w:rPr>
          <w:rFonts w:ascii="黑体" w:eastAsia="黑体" w:hint="eastAsia"/>
          <w:kern w:val="0"/>
          <w:szCs w:val="21"/>
        </w:rPr>
        <w:t>离线式电子巡查系统</w:t>
      </w:r>
      <w:r>
        <w:rPr>
          <w:rFonts w:ascii="黑体" w:eastAsia="黑体" w:hint="eastAsia"/>
          <w:kern w:val="0"/>
          <w:szCs w:val="21"/>
        </w:rPr>
        <w:t xml:space="preserve"> </w:t>
      </w:r>
      <w:r>
        <w:rPr>
          <w:rFonts w:hint="eastAsia"/>
          <w:b/>
          <w:kern w:val="0"/>
          <w:szCs w:val="21"/>
        </w:rPr>
        <w:t>off-line electronic patrol system</w:t>
      </w:r>
    </w:p>
    <w:p w:rsidR="00737CEA" w:rsidRDefault="00731DE0">
      <w:pPr>
        <w:ind w:firstLineChars="200" w:firstLine="420"/>
      </w:pPr>
      <w:r>
        <w:rPr>
          <w:rFonts w:hint="eastAsia"/>
        </w:rPr>
        <w:t>巡查人员采集到的巡查信息不能即时传输到管理终端的电子巡查系统，又称无线巡查系统。</w:t>
      </w:r>
    </w:p>
    <w:p w:rsidR="00737CEA" w:rsidRDefault="00731DE0">
      <w:pPr>
        <w:ind w:firstLineChars="200" w:firstLine="420"/>
      </w:pPr>
      <w:r>
        <w:rPr>
          <w:rFonts w:hint="eastAsia"/>
        </w:rPr>
        <w:t>[</w:t>
      </w:r>
      <w:r>
        <w:t>G</w:t>
      </w:r>
      <w:r>
        <w:rPr>
          <w:rFonts w:hint="eastAsia"/>
        </w:rPr>
        <w:t xml:space="preserve">A/T 644, </w:t>
      </w:r>
      <w:r>
        <w:rPr>
          <w:rFonts w:hint="eastAsia"/>
        </w:rPr>
        <w:t>定义</w:t>
      </w:r>
      <w:r>
        <w:rPr>
          <w:rFonts w:hint="eastAsia"/>
        </w:rPr>
        <w:t>3.2]</w:t>
      </w:r>
    </w:p>
    <w:p w:rsidR="00737CEA" w:rsidRDefault="00737CEA">
      <w:pPr>
        <w:pStyle w:val="a6"/>
        <w:spacing w:before="156" w:after="156"/>
      </w:pPr>
    </w:p>
    <w:p w:rsidR="00737CEA" w:rsidRDefault="00731DE0">
      <w:pPr>
        <w:adjustRightInd w:val="0"/>
        <w:snapToGrid w:val="0"/>
        <w:ind w:firstLineChars="200" w:firstLine="420"/>
        <w:rPr>
          <w:b/>
          <w:sz w:val="24"/>
        </w:rPr>
      </w:pPr>
      <w:r>
        <w:rPr>
          <w:rFonts w:ascii="黑体" w:eastAsia="黑体" w:hint="eastAsia"/>
          <w:kern w:val="0"/>
          <w:szCs w:val="21"/>
        </w:rPr>
        <w:t>数据库管理系统</w:t>
      </w:r>
      <w:r>
        <w:rPr>
          <w:rFonts w:ascii="黑体" w:eastAsia="黑体" w:hint="eastAsia"/>
          <w:kern w:val="0"/>
          <w:szCs w:val="21"/>
        </w:rPr>
        <w:t xml:space="preserve"> </w:t>
      </w:r>
      <w:r>
        <w:rPr>
          <w:rFonts w:hint="eastAsia"/>
          <w:b/>
          <w:kern w:val="0"/>
          <w:szCs w:val="21"/>
        </w:rPr>
        <w:t>database management system</w:t>
      </w:r>
    </w:p>
    <w:p w:rsidR="00737CEA" w:rsidRDefault="00731DE0">
      <w:pPr>
        <w:ind w:firstLineChars="200" w:firstLine="420"/>
      </w:pPr>
      <w:r>
        <w:rPr>
          <w:rFonts w:hint="eastAsia"/>
        </w:rPr>
        <w:t>是一整套计算机程序，它提供为建立、修改、使用和完整性维护一个数据库所需的功能。</w:t>
      </w:r>
    </w:p>
    <w:p w:rsidR="00737CEA" w:rsidRDefault="00731DE0">
      <w:pPr>
        <w:ind w:firstLineChars="200" w:firstLine="420"/>
      </w:pPr>
      <w:r>
        <w:rPr>
          <w:rFonts w:hint="eastAsia"/>
        </w:rPr>
        <w:t xml:space="preserve">[GB/T 8567, </w:t>
      </w:r>
      <w:r>
        <w:rPr>
          <w:rFonts w:hint="eastAsia"/>
        </w:rPr>
        <w:t>定义</w:t>
      </w:r>
      <w:r>
        <w:rPr>
          <w:rFonts w:hint="eastAsia"/>
        </w:rPr>
        <w:t>3.15]</w:t>
      </w:r>
    </w:p>
    <w:p w:rsidR="00737CEA" w:rsidRDefault="00737CEA">
      <w:pPr>
        <w:pStyle w:val="a6"/>
        <w:spacing w:before="156" w:after="156"/>
      </w:pPr>
    </w:p>
    <w:p w:rsidR="00737CEA" w:rsidRDefault="00731DE0">
      <w:pPr>
        <w:pStyle w:val="affe"/>
        <w:adjustRightInd w:val="0"/>
        <w:snapToGrid w:val="0"/>
        <w:rPr>
          <w:rFonts w:ascii="Times New Roman"/>
          <w:b/>
          <w:sz w:val="24"/>
          <w:szCs w:val="24"/>
        </w:rPr>
      </w:pPr>
      <w:r>
        <w:rPr>
          <w:rFonts w:ascii="黑体" w:eastAsia="黑体" w:hAnsiTheme="minorHAnsi" w:hint="eastAsia"/>
          <w:szCs w:val="21"/>
        </w:rPr>
        <w:t>数据处理系统</w:t>
      </w:r>
      <w:r>
        <w:rPr>
          <w:rFonts w:ascii="黑体" w:eastAsia="黑体" w:hAnsiTheme="minorHAnsi" w:hint="eastAsia"/>
          <w:szCs w:val="21"/>
        </w:rPr>
        <w:t xml:space="preserve"> </w:t>
      </w:r>
      <w:r>
        <w:rPr>
          <w:rFonts w:ascii="Times New Roman" w:hAnsiTheme="minorHAnsi" w:hint="eastAsia"/>
          <w:b/>
          <w:szCs w:val="21"/>
        </w:rPr>
        <w:t>data processing system</w:t>
      </w:r>
    </w:p>
    <w:p w:rsidR="00737CEA" w:rsidRDefault="00731DE0">
      <w:pPr>
        <w:ind w:firstLineChars="200" w:firstLine="420"/>
      </w:pPr>
      <w:r>
        <w:rPr>
          <w:rFonts w:hint="eastAsia"/>
        </w:rPr>
        <w:t>执行数据处理的一台或多台计算机、外围设备和软件。</w:t>
      </w:r>
    </w:p>
    <w:p w:rsidR="00737CEA" w:rsidRDefault="00731DE0">
      <w:pPr>
        <w:ind w:firstLineChars="200" w:firstLine="420"/>
      </w:pPr>
      <w:r>
        <w:rPr>
          <w:rFonts w:hint="eastAsia"/>
        </w:rPr>
        <w:t xml:space="preserve">[GB/T 5271.1, </w:t>
      </w:r>
      <w:r>
        <w:rPr>
          <w:rFonts w:hint="eastAsia"/>
        </w:rPr>
        <w:t>定义</w:t>
      </w:r>
      <w:r>
        <w:rPr>
          <w:rFonts w:hint="eastAsia"/>
        </w:rPr>
        <w:t xml:space="preserve"> 01.01.20]</w:t>
      </w:r>
    </w:p>
    <w:p w:rsidR="00737CEA" w:rsidRDefault="00737CEA">
      <w:pPr>
        <w:pStyle w:val="a6"/>
        <w:spacing w:before="156" w:after="156"/>
      </w:pPr>
    </w:p>
    <w:p w:rsidR="00737CEA" w:rsidRDefault="00731DE0">
      <w:pPr>
        <w:ind w:firstLineChars="200" w:firstLine="420"/>
        <w:rPr>
          <w:b/>
          <w:kern w:val="0"/>
          <w:sz w:val="24"/>
        </w:rPr>
      </w:pPr>
      <w:r>
        <w:rPr>
          <w:rFonts w:ascii="黑体" w:eastAsia="黑体" w:hint="eastAsia"/>
          <w:kern w:val="0"/>
          <w:szCs w:val="21"/>
        </w:rPr>
        <w:t>信息推送模块</w:t>
      </w:r>
      <w:r>
        <w:rPr>
          <w:rFonts w:ascii="黑体" w:eastAsia="黑体" w:hint="eastAsia"/>
          <w:kern w:val="0"/>
          <w:szCs w:val="21"/>
        </w:rPr>
        <w:t xml:space="preserve"> </w:t>
      </w:r>
      <w:r>
        <w:rPr>
          <w:b/>
          <w:kern w:val="0"/>
          <w:szCs w:val="21"/>
        </w:rPr>
        <w:t>information push module</w:t>
      </w:r>
    </w:p>
    <w:p w:rsidR="00737CEA" w:rsidRDefault="00731DE0">
      <w:pPr>
        <w:ind w:firstLineChars="200" w:firstLine="420"/>
      </w:pPr>
      <w:r>
        <w:rPr>
          <w:rFonts w:hint="eastAsia"/>
        </w:rPr>
        <w:t>及时传达已处理完毕的信息，根据各监管层不同的使用需求，将相关数据推送至相应服务器和数据库进行保存和记录，使各类用户能够通过多种方式查阅、审核相关信息。</w:t>
      </w:r>
    </w:p>
    <w:p w:rsidR="00737CEA" w:rsidRDefault="00737CEA">
      <w:pPr>
        <w:pStyle w:val="a6"/>
        <w:spacing w:before="156" w:after="156"/>
      </w:pPr>
    </w:p>
    <w:p w:rsidR="00737CEA" w:rsidRDefault="00731DE0">
      <w:pPr>
        <w:ind w:firstLineChars="200" w:firstLine="420"/>
        <w:rPr>
          <w:b/>
          <w:kern w:val="0"/>
          <w:sz w:val="24"/>
        </w:rPr>
      </w:pPr>
      <w:r>
        <w:rPr>
          <w:rFonts w:ascii="黑体" w:eastAsia="黑体" w:hint="eastAsia"/>
          <w:kern w:val="0"/>
          <w:szCs w:val="21"/>
        </w:rPr>
        <w:t>信息综合与合成模块</w:t>
      </w:r>
      <w:r>
        <w:rPr>
          <w:rFonts w:ascii="黑体" w:eastAsia="黑体" w:hint="eastAsia"/>
          <w:kern w:val="0"/>
          <w:szCs w:val="21"/>
        </w:rPr>
        <w:t xml:space="preserve"> </w:t>
      </w:r>
      <w:r>
        <w:rPr>
          <w:b/>
          <w:kern w:val="0"/>
          <w:szCs w:val="21"/>
        </w:rPr>
        <w:t>information integration and synthesis module</w:t>
      </w:r>
    </w:p>
    <w:p w:rsidR="00737CEA" w:rsidRDefault="00731DE0">
      <w:pPr>
        <w:pStyle w:val="affe"/>
        <w:rPr>
          <w:rFonts w:ascii="Times New Roman"/>
          <w:sz w:val="24"/>
          <w:szCs w:val="24"/>
        </w:rPr>
      </w:pPr>
      <w:r>
        <w:rPr>
          <w:rFonts w:hint="eastAsia"/>
        </w:rPr>
        <w:t>进出库监管系统的中枢环节，核心是电子信息图片采集与防伪处理。该模块能够整合货车从网上预约到进入仓库整个过程产生的相关特征数据，协助工作人员完成对进出仓库货车运载、卸载过程的管理，为以后的物流信息核实提供详细数据。</w:t>
      </w:r>
    </w:p>
    <w:p w:rsidR="00737CEA" w:rsidRDefault="00737CEA">
      <w:pPr>
        <w:pStyle w:val="a6"/>
        <w:spacing w:before="156" w:after="156"/>
      </w:pPr>
    </w:p>
    <w:p w:rsidR="00737CEA" w:rsidRDefault="00731DE0">
      <w:pPr>
        <w:adjustRightInd w:val="0"/>
        <w:snapToGrid w:val="0"/>
        <w:ind w:firstLineChars="200" w:firstLine="420"/>
        <w:rPr>
          <w:b/>
          <w:kern w:val="0"/>
          <w:szCs w:val="21"/>
        </w:rPr>
      </w:pPr>
      <w:r>
        <w:rPr>
          <w:rFonts w:ascii="黑体" w:eastAsia="黑体" w:hint="eastAsia"/>
          <w:kern w:val="0"/>
          <w:szCs w:val="21"/>
        </w:rPr>
        <w:t>粮库中心系统</w:t>
      </w:r>
      <w:r>
        <w:rPr>
          <w:rFonts w:ascii="黑体" w:eastAsia="黑体" w:hint="eastAsia"/>
          <w:kern w:val="0"/>
          <w:szCs w:val="21"/>
        </w:rPr>
        <w:t xml:space="preserve"> </w:t>
      </w:r>
      <w:r>
        <w:rPr>
          <w:b/>
          <w:kern w:val="0"/>
          <w:szCs w:val="21"/>
        </w:rPr>
        <w:t>grain warehouse c</w:t>
      </w:r>
      <w:r>
        <w:rPr>
          <w:rFonts w:hint="eastAsia"/>
          <w:b/>
          <w:kern w:val="0"/>
          <w:szCs w:val="21"/>
        </w:rPr>
        <w:t>enter system</w:t>
      </w:r>
    </w:p>
    <w:p w:rsidR="00737CEA" w:rsidRDefault="00731DE0">
      <w:pPr>
        <w:ind w:firstLineChars="200" w:firstLine="420"/>
      </w:pPr>
      <w:r>
        <w:rPr>
          <w:rFonts w:hint="eastAsia"/>
        </w:rPr>
        <w:t>粮库视频监控系统中进行统筹管理的中心平台，主要实现对收集的粮库信息的存储、管理以及系统用户的认证等。</w:t>
      </w:r>
    </w:p>
    <w:p w:rsidR="00737CEA" w:rsidRDefault="00737CEA">
      <w:pPr>
        <w:pStyle w:val="a6"/>
        <w:spacing w:before="156" w:after="156"/>
      </w:pPr>
    </w:p>
    <w:p w:rsidR="00737CEA" w:rsidRDefault="00731DE0">
      <w:pPr>
        <w:adjustRightInd w:val="0"/>
        <w:snapToGrid w:val="0"/>
        <w:ind w:firstLineChars="200" w:firstLine="420"/>
        <w:rPr>
          <w:b/>
          <w:sz w:val="24"/>
        </w:rPr>
      </w:pPr>
      <w:r>
        <w:rPr>
          <w:rFonts w:ascii="黑体" w:eastAsia="黑体" w:hint="eastAsia"/>
          <w:kern w:val="0"/>
          <w:szCs w:val="21"/>
        </w:rPr>
        <w:t>粮库客户端系统</w:t>
      </w:r>
      <w:r>
        <w:rPr>
          <w:rFonts w:ascii="黑体" w:eastAsia="黑体" w:hint="eastAsia"/>
          <w:kern w:val="0"/>
          <w:szCs w:val="21"/>
        </w:rPr>
        <w:t xml:space="preserve"> </w:t>
      </w:r>
      <w:r>
        <w:rPr>
          <w:b/>
          <w:kern w:val="0"/>
          <w:szCs w:val="21"/>
        </w:rPr>
        <w:t xml:space="preserve">grain warehouse </w:t>
      </w:r>
      <w:r>
        <w:rPr>
          <w:rFonts w:hint="eastAsia"/>
          <w:b/>
          <w:kern w:val="0"/>
          <w:szCs w:val="21"/>
        </w:rPr>
        <w:t>client system</w:t>
      </w:r>
    </w:p>
    <w:p w:rsidR="00737CEA" w:rsidRDefault="00731DE0">
      <w:pPr>
        <w:ind w:firstLineChars="200" w:firstLine="420"/>
      </w:pPr>
      <w:r>
        <w:rPr>
          <w:rFonts w:hint="eastAsia"/>
        </w:rPr>
        <w:t>系统客户通过各种终端设备对粮库情况进行实时</w:t>
      </w:r>
      <w:r>
        <w:rPr>
          <w:rFonts w:hint="eastAsia"/>
        </w:rPr>
        <w:t>远程查看并对其中的某些前端设备进行远程控制的中心平台。</w:t>
      </w:r>
    </w:p>
    <w:p w:rsidR="00737CEA" w:rsidRDefault="00737CEA">
      <w:pPr>
        <w:pStyle w:val="a6"/>
        <w:spacing w:before="156" w:after="156"/>
      </w:pPr>
    </w:p>
    <w:p w:rsidR="00737CEA" w:rsidRDefault="00731DE0">
      <w:pPr>
        <w:autoSpaceDE w:val="0"/>
        <w:autoSpaceDN w:val="0"/>
        <w:adjustRightInd w:val="0"/>
        <w:snapToGrid w:val="0"/>
        <w:spacing w:line="360" w:lineRule="auto"/>
        <w:ind w:firstLineChars="200" w:firstLine="420"/>
        <w:jc w:val="left"/>
        <w:rPr>
          <w:b/>
          <w:kern w:val="0"/>
          <w:szCs w:val="21"/>
        </w:rPr>
      </w:pPr>
      <w:r>
        <w:rPr>
          <w:rFonts w:ascii="黑体" w:eastAsia="黑体" w:hint="eastAsia"/>
          <w:kern w:val="0"/>
          <w:szCs w:val="21"/>
        </w:rPr>
        <w:t>粮食信息化基础设施</w:t>
      </w:r>
      <w:r>
        <w:rPr>
          <w:rFonts w:ascii="黑体" w:eastAsia="黑体" w:hint="eastAsia"/>
          <w:kern w:val="0"/>
          <w:szCs w:val="21"/>
        </w:rPr>
        <w:t xml:space="preserve"> </w:t>
      </w:r>
      <w:r>
        <w:rPr>
          <w:b/>
          <w:kern w:val="0"/>
          <w:szCs w:val="21"/>
        </w:rPr>
        <w:t>grain information infrastructure</w:t>
      </w:r>
    </w:p>
    <w:p w:rsidR="00737CEA" w:rsidRDefault="00731DE0">
      <w:pPr>
        <w:ind w:firstLineChars="200" w:firstLine="420"/>
      </w:pPr>
      <w:r>
        <w:rPr>
          <w:rFonts w:hint="eastAsia"/>
        </w:rPr>
        <w:lastRenderedPageBreak/>
        <w:t>由</w:t>
      </w:r>
      <w:r>
        <w:rPr>
          <w:rFonts w:ascii="宋体" w:hAnsiTheme="minorHAnsi" w:hint="eastAsia"/>
          <w:kern w:val="0"/>
          <w:szCs w:val="21"/>
        </w:rPr>
        <w:t>网络</w:t>
      </w:r>
      <w:r>
        <w:rPr>
          <w:rFonts w:hint="eastAsia"/>
        </w:rPr>
        <w:t>技术、硬件设施和软件系统构成的能对文本、语音、图像和视频等各类信息进行采集、交换、传输、存储、检索和显示等综合处理，并能提供粮食业务管理及库区作业等应用功能的基础设施。</w:t>
      </w:r>
    </w:p>
    <w:p w:rsidR="00737CEA" w:rsidRDefault="00737CEA">
      <w:pPr>
        <w:pStyle w:val="a6"/>
        <w:spacing w:before="156" w:after="156"/>
      </w:pPr>
    </w:p>
    <w:p w:rsidR="00737CEA" w:rsidRDefault="00731DE0">
      <w:pPr>
        <w:autoSpaceDE w:val="0"/>
        <w:autoSpaceDN w:val="0"/>
        <w:adjustRightInd w:val="0"/>
        <w:snapToGrid w:val="0"/>
        <w:ind w:firstLineChars="200" w:firstLine="420"/>
        <w:jc w:val="left"/>
        <w:rPr>
          <w:rFonts w:asciiTheme="majorEastAsia" w:eastAsiaTheme="majorEastAsia" w:hAnsiTheme="majorEastAsia" w:cs="AdobeHeitiStd-Regular"/>
          <w:kern w:val="0"/>
          <w:sz w:val="24"/>
        </w:rPr>
      </w:pPr>
      <w:r>
        <w:rPr>
          <w:rFonts w:ascii="黑体" w:eastAsia="黑体" w:hint="eastAsia"/>
          <w:kern w:val="0"/>
          <w:szCs w:val="21"/>
        </w:rPr>
        <w:t>粮食物联网平台</w:t>
      </w:r>
      <w:r>
        <w:rPr>
          <w:rFonts w:ascii="黑体" w:eastAsia="黑体" w:hint="eastAsia"/>
          <w:kern w:val="0"/>
          <w:szCs w:val="21"/>
        </w:rPr>
        <w:t xml:space="preserve"> </w:t>
      </w:r>
      <w:r>
        <w:rPr>
          <w:b/>
          <w:kern w:val="0"/>
          <w:szCs w:val="21"/>
        </w:rPr>
        <w:t>grain i</w:t>
      </w:r>
      <w:r>
        <w:rPr>
          <w:rFonts w:hint="eastAsia"/>
          <w:b/>
          <w:kern w:val="0"/>
          <w:szCs w:val="21"/>
        </w:rPr>
        <w:t xml:space="preserve">nternet of </w:t>
      </w:r>
      <w:r>
        <w:rPr>
          <w:b/>
          <w:kern w:val="0"/>
          <w:szCs w:val="21"/>
        </w:rPr>
        <w:t xml:space="preserve">things platform </w:t>
      </w:r>
    </w:p>
    <w:p w:rsidR="00737CEA" w:rsidRDefault="00731DE0">
      <w:pPr>
        <w:ind w:firstLineChars="200" w:firstLine="420"/>
        <w:rPr>
          <w:rFonts w:ascii="宋体" w:hAnsiTheme="minorHAnsi"/>
          <w:kern w:val="0"/>
          <w:szCs w:val="21"/>
        </w:rPr>
      </w:pPr>
      <w:r>
        <w:rPr>
          <w:rFonts w:ascii="宋体" w:hAnsiTheme="minorHAnsi" w:hint="eastAsia"/>
          <w:kern w:val="0"/>
          <w:szCs w:val="21"/>
        </w:rPr>
        <w:t>包括粮食数据资源集成模块和系统专业支撑模块。粮食数据资源集成模块包括云服务中心、粮食信息获取中心和粮食</w:t>
      </w:r>
      <w:r>
        <w:rPr>
          <w:rFonts w:hint="eastAsia"/>
        </w:rPr>
        <w:t>数据</w:t>
      </w:r>
      <w:r>
        <w:rPr>
          <w:rFonts w:ascii="宋体" w:hAnsiTheme="minorHAnsi" w:hint="eastAsia"/>
          <w:kern w:val="0"/>
          <w:szCs w:val="21"/>
        </w:rPr>
        <w:t>资源数据库等；系统专业支撑模块可以在接收云服务中心的调度请求后进行动态需求建模，并对粮食加工、仓储和物流信息进行实时监控。</w:t>
      </w:r>
    </w:p>
    <w:p w:rsidR="00737CEA" w:rsidRDefault="00737CEA">
      <w:pPr>
        <w:pStyle w:val="a6"/>
        <w:spacing w:before="156" w:after="156"/>
      </w:pPr>
    </w:p>
    <w:p w:rsidR="00737CEA" w:rsidRDefault="00731DE0">
      <w:pPr>
        <w:autoSpaceDE w:val="0"/>
        <w:autoSpaceDN w:val="0"/>
        <w:adjustRightInd w:val="0"/>
        <w:snapToGrid w:val="0"/>
        <w:ind w:firstLineChars="200" w:firstLine="420"/>
        <w:jc w:val="left"/>
        <w:rPr>
          <w:b/>
          <w:kern w:val="0"/>
          <w:szCs w:val="21"/>
        </w:rPr>
      </w:pPr>
      <w:r>
        <w:rPr>
          <w:rFonts w:ascii="黑体" w:eastAsia="黑体" w:hint="eastAsia"/>
          <w:kern w:val="0"/>
          <w:szCs w:val="21"/>
        </w:rPr>
        <w:t>粮食储运监管信息平台</w:t>
      </w:r>
      <w:r>
        <w:rPr>
          <w:rFonts w:ascii="黑体" w:eastAsia="黑体" w:hint="eastAsia"/>
          <w:kern w:val="0"/>
          <w:szCs w:val="21"/>
        </w:rPr>
        <w:t xml:space="preserve"> </w:t>
      </w:r>
      <w:r>
        <w:rPr>
          <w:rFonts w:hint="eastAsia"/>
          <w:b/>
          <w:kern w:val="0"/>
          <w:szCs w:val="21"/>
        </w:rPr>
        <w:t>grain</w:t>
      </w:r>
      <w:r>
        <w:rPr>
          <w:b/>
          <w:kern w:val="0"/>
          <w:szCs w:val="21"/>
        </w:rPr>
        <w:t xml:space="preserve"> storage and transportation information platform</w:t>
      </w:r>
    </w:p>
    <w:p w:rsidR="00737CEA" w:rsidRDefault="00731DE0">
      <w:pPr>
        <w:pStyle w:val="affe"/>
        <w:rPr>
          <w:rFonts w:hAnsiTheme="minorHAnsi"/>
          <w:szCs w:val="21"/>
        </w:rPr>
      </w:pPr>
      <w:r>
        <w:rPr>
          <w:rFonts w:hAnsiTheme="minorHAnsi" w:hint="eastAsia"/>
          <w:szCs w:val="21"/>
        </w:rPr>
        <w:t>针对从成品粮加工环节到物流、仓储和销售的追溯，建立数据中心、工作流系统、质检系统等，能够实现粮食</w:t>
      </w:r>
      <w:r>
        <w:rPr>
          <w:rFonts w:hint="eastAsia"/>
        </w:rPr>
        <w:t>在途</w:t>
      </w:r>
      <w:r>
        <w:rPr>
          <w:rFonts w:hAnsiTheme="minorHAnsi" w:hint="eastAsia"/>
          <w:szCs w:val="21"/>
        </w:rPr>
        <w:t>、在库和实时消费信息的展示，实现产品基本信息可追溯的粮食储运全程监管平台。</w:t>
      </w:r>
    </w:p>
    <w:p w:rsidR="00737CEA" w:rsidRDefault="00737CEA">
      <w:pPr>
        <w:pStyle w:val="a6"/>
        <w:spacing w:before="156" w:after="156"/>
      </w:pPr>
    </w:p>
    <w:p w:rsidR="00737CEA" w:rsidRDefault="00731DE0">
      <w:pPr>
        <w:autoSpaceDE w:val="0"/>
        <w:autoSpaceDN w:val="0"/>
        <w:adjustRightInd w:val="0"/>
        <w:snapToGrid w:val="0"/>
        <w:ind w:firstLineChars="200" w:firstLine="420"/>
        <w:jc w:val="left"/>
      </w:pPr>
      <w:r>
        <w:rPr>
          <w:rFonts w:ascii="黑体" w:eastAsia="黑体" w:hint="eastAsia"/>
          <w:kern w:val="0"/>
          <w:szCs w:val="21"/>
        </w:rPr>
        <w:t>粮食可视化管理系统</w:t>
      </w:r>
      <w:r>
        <w:rPr>
          <w:rFonts w:ascii="黑体" w:eastAsia="黑体" w:hint="eastAsia"/>
          <w:kern w:val="0"/>
          <w:szCs w:val="21"/>
        </w:rPr>
        <w:t xml:space="preserve"> </w:t>
      </w:r>
      <w:r>
        <w:rPr>
          <w:rFonts w:cstheme="minorBidi" w:hint="eastAsia"/>
          <w:b/>
        </w:rPr>
        <w:t xml:space="preserve">grain reserves visualizing management system </w:t>
      </w:r>
    </w:p>
    <w:p w:rsidR="00737CEA" w:rsidRDefault="00731DE0">
      <w:pPr>
        <w:ind w:firstLineChars="200" w:firstLine="420"/>
      </w:pPr>
      <w:r>
        <w:rPr>
          <w:rFonts w:hint="eastAsia"/>
        </w:rPr>
        <w:t>采用可视化技术，对储备粮进行信息查询、处理、分析及展示，为粮食行政管理部门提供智能分析与决策支持的信息系统。</w:t>
      </w:r>
    </w:p>
    <w:p w:rsidR="00737CEA" w:rsidRDefault="00737CEA">
      <w:pPr>
        <w:pStyle w:val="a6"/>
        <w:spacing w:before="156" w:after="156"/>
      </w:pPr>
    </w:p>
    <w:p w:rsidR="00737CEA" w:rsidRDefault="00731DE0">
      <w:pPr>
        <w:pStyle w:val="affe"/>
        <w:adjustRightInd w:val="0"/>
        <w:snapToGrid w:val="0"/>
        <w:rPr>
          <w:rFonts w:ascii="Times New Roman"/>
          <w:b/>
          <w:sz w:val="24"/>
          <w:szCs w:val="24"/>
        </w:rPr>
      </w:pPr>
      <w:r>
        <w:rPr>
          <w:rFonts w:ascii="黑体" w:eastAsia="黑体" w:hAnsiTheme="minorHAnsi" w:hint="eastAsia"/>
          <w:szCs w:val="21"/>
        </w:rPr>
        <w:t>信息安全管理体系</w:t>
      </w:r>
      <w:r>
        <w:rPr>
          <w:rFonts w:ascii="黑体" w:eastAsia="黑体" w:hAnsiTheme="minorHAnsi" w:hint="eastAsia"/>
          <w:szCs w:val="21"/>
        </w:rPr>
        <w:t xml:space="preserve"> </w:t>
      </w:r>
      <w:r>
        <w:rPr>
          <w:rFonts w:ascii="Times New Roman" w:hAnsiTheme="minorHAnsi" w:hint="eastAsia"/>
          <w:b/>
          <w:szCs w:val="21"/>
        </w:rPr>
        <w:t>information security management system</w:t>
      </w:r>
      <w:r>
        <w:rPr>
          <w:rFonts w:ascii="Times New Roman" w:hAnsiTheme="minorHAnsi" w:hint="eastAsia"/>
          <w:b/>
          <w:szCs w:val="21"/>
        </w:rPr>
        <w:t>（</w:t>
      </w:r>
      <w:r>
        <w:rPr>
          <w:rFonts w:ascii="Times New Roman" w:hAnsiTheme="minorHAnsi" w:hint="eastAsia"/>
          <w:b/>
          <w:szCs w:val="21"/>
        </w:rPr>
        <w:t>ISMS</w:t>
      </w:r>
      <w:r>
        <w:rPr>
          <w:rFonts w:ascii="Times New Roman" w:hAnsiTheme="minorHAnsi" w:hint="eastAsia"/>
          <w:b/>
          <w:szCs w:val="21"/>
        </w:rPr>
        <w:t>）</w:t>
      </w:r>
    </w:p>
    <w:p w:rsidR="00737CEA" w:rsidRDefault="00731DE0">
      <w:pPr>
        <w:ind w:firstLineChars="200" w:firstLine="420"/>
      </w:pPr>
      <w:r>
        <w:rPr>
          <w:rFonts w:hint="eastAsia"/>
        </w:rPr>
        <w:t>基于业务风险方法，建立、实施、运行、监视、评审、保持和改进信息安全的体系，是组织管理体系的一部分。</w:t>
      </w:r>
    </w:p>
    <w:p w:rsidR="00737CEA" w:rsidRDefault="00731DE0">
      <w:pPr>
        <w:ind w:firstLineChars="200" w:firstLine="420"/>
      </w:pPr>
      <w:r>
        <w:rPr>
          <w:rFonts w:hint="eastAsia"/>
        </w:rPr>
        <w:t>注：管理体系包括组织结构、方针策略、规划活动、职责、实践、规程、过程和资源。</w:t>
      </w:r>
    </w:p>
    <w:p w:rsidR="00737CEA" w:rsidRDefault="00731DE0">
      <w:pPr>
        <w:pStyle w:val="affe"/>
        <w:adjustRightInd w:val="0"/>
        <w:snapToGrid w:val="0"/>
        <w:rPr>
          <w:rFonts w:hAnsiTheme="minorHAnsi"/>
          <w:szCs w:val="21"/>
        </w:rPr>
      </w:pPr>
      <w:r>
        <w:rPr>
          <w:rFonts w:ascii="Times New Roman" w:hint="eastAsia"/>
        </w:rPr>
        <w:t>[GB/T 22080</w:t>
      </w:r>
      <w:r>
        <w:rPr>
          <w:rFonts w:ascii="Times New Roman" w:hint="eastAsia"/>
        </w:rPr>
        <w:t>]</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粮食数据密钥管理系统</w:t>
      </w:r>
      <w:r>
        <w:rPr>
          <w:rFonts w:ascii="黑体" w:eastAsia="黑体" w:hAnsiTheme="minorHAnsi" w:cstheme="minorBidi" w:hint="eastAsia"/>
          <w:szCs w:val="21"/>
        </w:rPr>
        <w:t xml:space="preserve"> </w:t>
      </w:r>
      <w:r>
        <w:rPr>
          <w:rFonts w:hint="eastAsia"/>
          <w:b/>
          <w:kern w:val="0"/>
          <w:szCs w:val="21"/>
        </w:rPr>
        <w:t>key management system for grain data</w:t>
      </w:r>
    </w:p>
    <w:p w:rsidR="00737CEA" w:rsidRDefault="00731DE0">
      <w:pPr>
        <w:ind w:firstLineChars="200" w:firstLine="420"/>
        <w:rPr>
          <w:rFonts w:ascii="Arial" w:hAnsi="Arial" w:cs="Arial"/>
          <w:szCs w:val="21"/>
          <w:shd w:val="clear" w:color="auto" w:fill="FFFFFF"/>
        </w:rPr>
      </w:pPr>
      <w:r>
        <w:rPr>
          <w:rFonts w:hint="eastAsia"/>
        </w:rPr>
        <w:t>对粮食信息化中各类数据加密和解密所使用的密钥进行管理的系统。</w:t>
      </w:r>
      <w:r>
        <w:t>包括密钥产生</w:t>
      </w:r>
      <w:r>
        <w:rPr>
          <w:rFonts w:hint="eastAsia"/>
        </w:rPr>
        <w:t>、密钥分发、密钥验证、密钥更新、密钥存储、密钥备份以及密钥销毁等过程</w:t>
      </w:r>
      <w:r>
        <w:t>。</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粮食数据保护系统</w:t>
      </w:r>
      <w:r>
        <w:rPr>
          <w:rFonts w:ascii="黑体" w:eastAsia="黑体" w:hAnsiTheme="minorHAnsi" w:cstheme="minorBidi" w:hint="eastAsia"/>
          <w:szCs w:val="21"/>
        </w:rPr>
        <w:t xml:space="preserve"> </w:t>
      </w:r>
      <w:r>
        <w:rPr>
          <w:rFonts w:hint="eastAsia"/>
          <w:b/>
          <w:kern w:val="0"/>
          <w:szCs w:val="21"/>
        </w:rPr>
        <w:t>grain data protection system</w:t>
      </w:r>
    </w:p>
    <w:p w:rsidR="00737CEA" w:rsidRDefault="00731DE0">
      <w:pPr>
        <w:ind w:firstLineChars="200" w:firstLine="420"/>
      </w:pPr>
      <w:r>
        <w:rPr>
          <w:rFonts w:hint="eastAsia"/>
        </w:rPr>
        <w:t>利用数据加密、存储管理技术及密钥管理系统，对存储在磁盘、数据库等位置的粮食数据进行保护，防止非法窃取、利用的系统。</w:t>
      </w:r>
    </w:p>
    <w:p w:rsidR="00737CEA" w:rsidRDefault="00737CEA">
      <w:pPr>
        <w:pStyle w:val="a6"/>
        <w:spacing w:before="156" w:after="156"/>
      </w:pPr>
    </w:p>
    <w:p w:rsidR="00737CEA" w:rsidRDefault="00731DE0">
      <w:pPr>
        <w:pStyle w:val="a6"/>
        <w:numPr>
          <w:ilvl w:val="0"/>
          <w:numId w:val="0"/>
        </w:numPr>
        <w:adjustRightInd w:val="0"/>
        <w:snapToGrid w:val="0"/>
        <w:spacing w:beforeLines="0" w:afterLines="0"/>
        <w:ind w:left="420"/>
      </w:pPr>
      <w:r>
        <w:rPr>
          <w:rFonts w:hint="eastAsia"/>
        </w:rPr>
        <w:t>库区安防系统</w:t>
      </w:r>
      <w:r>
        <w:rPr>
          <w:rFonts w:hint="eastAsia"/>
        </w:rPr>
        <w:t xml:space="preserve"> </w:t>
      </w:r>
      <w:r>
        <w:rPr>
          <w:rFonts w:ascii="Times New Roman" w:eastAsia="宋体" w:cstheme="minorBidi" w:hint="eastAsia"/>
          <w:b/>
        </w:rPr>
        <w:t xml:space="preserve">depot security system </w:t>
      </w:r>
    </w:p>
    <w:p w:rsidR="00737CEA" w:rsidRDefault="00731DE0">
      <w:pPr>
        <w:ind w:firstLineChars="200" w:firstLine="420"/>
      </w:pPr>
      <w:r>
        <w:rPr>
          <w:rFonts w:eastAsiaTheme="minorEastAsia" w:cstheme="minorBidi" w:hint="eastAsia"/>
          <w:szCs w:val="22"/>
        </w:rPr>
        <w:t>为维护</w:t>
      </w:r>
      <w:r>
        <w:rPr>
          <w:rFonts w:hint="eastAsia"/>
        </w:rPr>
        <w:t>粮库</w:t>
      </w:r>
      <w:r>
        <w:rPr>
          <w:rFonts w:eastAsiaTheme="minorEastAsia" w:cstheme="minorBidi" w:hint="eastAsia"/>
          <w:szCs w:val="22"/>
        </w:rPr>
        <w:t>安全</w:t>
      </w:r>
      <w:r>
        <w:rPr>
          <w:rFonts w:hint="eastAsia"/>
        </w:rPr>
        <w:t>，综合运用现代科学技术、整合现有软硬件，主动防范和积极应对危害粮库安全的各类突发事件而构建</w:t>
      </w:r>
      <w:r>
        <w:rPr>
          <w:rFonts w:eastAsiaTheme="minorEastAsia" w:cstheme="minorBidi" w:hint="eastAsia"/>
          <w:szCs w:val="22"/>
        </w:rPr>
        <w:t>的技术防范系统。</w:t>
      </w:r>
    </w:p>
    <w:p w:rsidR="00737CEA" w:rsidRDefault="00737CEA">
      <w:pPr>
        <w:pStyle w:val="affe"/>
      </w:pPr>
    </w:p>
    <w:p w:rsidR="00737CEA" w:rsidRDefault="00731DE0">
      <w:pPr>
        <w:pStyle w:val="a5"/>
        <w:spacing w:before="312" w:after="312"/>
      </w:pPr>
      <w:bookmarkStart w:id="98" w:name="_Toc458497903"/>
      <w:bookmarkStart w:id="99" w:name="_Toc465198543"/>
      <w:r>
        <w:rPr>
          <w:rFonts w:hint="eastAsia"/>
        </w:rPr>
        <w:t>应用层术语</w:t>
      </w:r>
      <w:bookmarkEnd w:id="98"/>
      <w:bookmarkEnd w:id="99"/>
    </w:p>
    <w:p w:rsidR="00737CEA" w:rsidRDefault="00737CEA">
      <w:pPr>
        <w:pStyle w:val="a6"/>
        <w:spacing w:before="156" w:after="156"/>
      </w:pPr>
    </w:p>
    <w:p w:rsidR="00737CEA" w:rsidRDefault="00731DE0">
      <w:pPr>
        <w:autoSpaceDE w:val="0"/>
        <w:autoSpaceDN w:val="0"/>
        <w:adjustRightInd w:val="0"/>
        <w:snapToGrid w:val="0"/>
        <w:ind w:firstLineChars="200" w:firstLine="420"/>
        <w:jc w:val="left"/>
        <w:rPr>
          <w:b/>
          <w:kern w:val="0"/>
          <w:szCs w:val="21"/>
        </w:rPr>
      </w:pPr>
      <w:r>
        <w:rPr>
          <w:rFonts w:ascii="黑体" w:eastAsia="黑体" w:hint="eastAsia"/>
          <w:kern w:val="0"/>
          <w:szCs w:val="21"/>
        </w:rPr>
        <w:t>粮情远程监管系统</w:t>
      </w:r>
      <w:r>
        <w:rPr>
          <w:rFonts w:ascii="黑体" w:eastAsia="黑体" w:hint="eastAsia"/>
          <w:kern w:val="0"/>
          <w:szCs w:val="21"/>
        </w:rPr>
        <w:t xml:space="preserve"> </w:t>
      </w:r>
      <w:r>
        <w:rPr>
          <w:b/>
          <w:kern w:val="0"/>
          <w:szCs w:val="21"/>
        </w:rPr>
        <w:t>g</w:t>
      </w:r>
      <w:r>
        <w:rPr>
          <w:rFonts w:hint="eastAsia"/>
          <w:b/>
          <w:kern w:val="0"/>
          <w:szCs w:val="21"/>
        </w:rPr>
        <w:t>rain information</w:t>
      </w:r>
      <w:r>
        <w:rPr>
          <w:b/>
          <w:kern w:val="0"/>
          <w:szCs w:val="21"/>
        </w:rPr>
        <w:t xml:space="preserve"> supervisory system</w:t>
      </w:r>
    </w:p>
    <w:p w:rsidR="00737CEA" w:rsidRDefault="00731DE0">
      <w:pPr>
        <w:ind w:firstLine="420"/>
        <w:rPr>
          <w:rFonts w:eastAsia="黑体"/>
        </w:rPr>
      </w:pPr>
      <w:r>
        <w:rPr>
          <w:rFonts w:ascii="宋体" w:hAnsiTheme="minorHAnsi" w:hint="eastAsia"/>
          <w:kern w:val="0"/>
          <w:szCs w:val="21"/>
        </w:rPr>
        <w:t>随时掌握承储库点粮温、粮湿、粮虫等实时监测数据，实现异常报警功能，监督承储库粮食轮换执行情况的计算机软硬件系统。</w:t>
      </w:r>
    </w:p>
    <w:p w:rsidR="00737CEA" w:rsidRDefault="00737CEA">
      <w:pPr>
        <w:pStyle w:val="a6"/>
        <w:spacing w:before="156" w:after="156"/>
      </w:pPr>
    </w:p>
    <w:p w:rsidR="00737CEA" w:rsidRDefault="00731DE0">
      <w:pPr>
        <w:pStyle w:val="a6"/>
        <w:numPr>
          <w:ilvl w:val="0"/>
          <w:numId w:val="0"/>
        </w:numPr>
        <w:spacing w:beforeLines="0" w:afterLines="0"/>
        <w:ind w:left="420"/>
        <w:rPr>
          <w:rFonts w:ascii="Times New Roman" w:eastAsia="宋体"/>
          <w:b/>
        </w:rPr>
      </w:pPr>
      <w:r>
        <w:rPr>
          <w:rFonts w:hint="eastAsia"/>
        </w:rPr>
        <w:t>粮库综合业务管理信息系统</w:t>
      </w:r>
      <w:r>
        <w:rPr>
          <w:rFonts w:hint="eastAsia"/>
        </w:rPr>
        <w:t xml:space="preserve"> </w:t>
      </w:r>
      <w:r>
        <w:rPr>
          <w:rFonts w:ascii="Times New Roman" w:eastAsia="宋体" w:cstheme="minorBidi" w:hint="eastAsia"/>
          <w:b/>
        </w:rPr>
        <w:t>integrated business management information system for grain storage</w:t>
      </w:r>
    </w:p>
    <w:p w:rsidR="00737CEA" w:rsidRDefault="00731DE0">
      <w:pPr>
        <w:ind w:firstLine="420"/>
      </w:pPr>
      <w:r>
        <w:rPr>
          <w:rFonts w:hint="eastAsia"/>
        </w:rPr>
        <w:t>利用分布式技术、数据管理与分析技术对各个下属粮库的购销情况、库存情况、收支情况等基本情况数据，以及粮库计划管理、仓储管理、进出口管理等管理计划数据进行统计、分析、展示的系统。</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hint="eastAsia"/>
          <w:szCs w:val="21"/>
        </w:rPr>
        <w:t>代储库监管信息系统</w:t>
      </w:r>
      <w:r>
        <w:rPr>
          <w:rFonts w:ascii="黑体" w:eastAsia="黑体" w:hAnsiTheme="minorHAnsi" w:hint="eastAsia"/>
          <w:szCs w:val="21"/>
        </w:rPr>
        <w:t xml:space="preserve"> </w:t>
      </w:r>
      <w:r>
        <w:rPr>
          <w:rFonts w:hint="eastAsia"/>
          <w:b/>
          <w:kern w:val="0"/>
          <w:szCs w:val="21"/>
        </w:rPr>
        <w:t>s</w:t>
      </w:r>
      <w:r>
        <w:rPr>
          <w:b/>
          <w:kern w:val="0"/>
          <w:szCs w:val="21"/>
        </w:rPr>
        <w:t xml:space="preserve">upervision and </w:t>
      </w:r>
      <w:r>
        <w:rPr>
          <w:rFonts w:hint="eastAsia"/>
          <w:b/>
          <w:kern w:val="0"/>
          <w:szCs w:val="21"/>
        </w:rPr>
        <w:t>m</w:t>
      </w:r>
      <w:r>
        <w:rPr>
          <w:b/>
          <w:kern w:val="0"/>
          <w:szCs w:val="21"/>
        </w:rPr>
        <w:t xml:space="preserve">anagement </w:t>
      </w:r>
      <w:r>
        <w:rPr>
          <w:rFonts w:hint="eastAsia"/>
          <w:b/>
          <w:kern w:val="0"/>
          <w:szCs w:val="21"/>
        </w:rPr>
        <w:t xml:space="preserve">information system </w:t>
      </w:r>
      <w:r>
        <w:rPr>
          <w:b/>
          <w:kern w:val="0"/>
          <w:szCs w:val="21"/>
        </w:rPr>
        <w:t xml:space="preserve">for </w:t>
      </w:r>
      <w:r>
        <w:rPr>
          <w:rFonts w:hint="eastAsia"/>
          <w:b/>
          <w:kern w:val="0"/>
          <w:szCs w:val="21"/>
        </w:rPr>
        <w:t>c</w:t>
      </w:r>
      <w:r>
        <w:rPr>
          <w:b/>
          <w:kern w:val="0"/>
          <w:szCs w:val="21"/>
        </w:rPr>
        <w:t xml:space="preserve">ommissioned </w:t>
      </w:r>
      <w:r>
        <w:rPr>
          <w:rFonts w:hint="eastAsia"/>
          <w:b/>
          <w:kern w:val="0"/>
          <w:szCs w:val="21"/>
        </w:rPr>
        <w:t>s</w:t>
      </w:r>
      <w:r>
        <w:rPr>
          <w:b/>
          <w:kern w:val="0"/>
          <w:szCs w:val="21"/>
        </w:rPr>
        <w:t xml:space="preserve">torage </w:t>
      </w:r>
    </w:p>
    <w:p w:rsidR="00737CEA" w:rsidRDefault="00731DE0">
      <w:pPr>
        <w:ind w:firstLine="420"/>
      </w:pPr>
      <w:r>
        <w:rPr>
          <w:rFonts w:hint="eastAsia"/>
        </w:rPr>
        <w:t>对代储库计划执行情况、出入库情况、仓储保管情况以及相关</w:t>
      </w:r>
      <w:r>
        <w:t>财务情况</w:t>
      </w:r>
      <w:r>
        <w:rPr>
          <w:rFonts w:ascii="宋体" w:hAnsi="宋体" w:hint="eastAsia"/>
          <w:szCs w:val="21"/>
          <w:shd w:val="clear" w:color="auto" w:fill="FFFFFF"/>
        </w:rPr>
        <w:t>等</w:t>
      </w:r>
      <w:r>
        <w:rPr>
          <w:rFonts w:ascii="宋体" w:hAnsi="宋体"/>
          <w:szCs w:val="21"/>
          <w:shd w:val="clear" w:color="auto" w:fill="FFFFFF"/>
        </w:rPr>
        <w:t>信息</w:t>
      </w:r>
      <w:r>
        <w:rPr>
          <w:rFonts w:ascii="宋体" w:hAnsi="宋体" w:hint="eastAsia"/>
          <w:szCs w:val="21"/>
          <w:shd w:val="clear" w:color="auto" w:fill="FFFFFF"/>
        </w:rPr>
        <w:t>进行</w:t>
      </w:r>
      <w:r>
        <w:rPr>
          <w:rFonts w:ascii="宋体" w:hAnsi="宋体"/>
          <w:szCs w:val="21"/>
          <w:shd w:val="clear" w:color="auto" w:fill="FFFFFF"/>
        </w:rPr>
        <w:t>监管，并可</w:t>
      </w:r>
      <w:r>
        <w:rPr>
          <w:rFonts w:ascii="宋体" w:hAnsi="宋体" w:hint="eastAsia"/>
          <w:szCs w:val="21"/>
          <w:shd w:val="clear" w:color="auto" w:fill="FFFFFF"/>
        </w:rPr>
        <w:t>对</w:t>
      </w:r>
      <w:r>
        <w:rPr>
          <w:rFonts w:hint="eastAsia"/>
        </w:rPr>
        <w:t>上述业务执行状况提供预警的系统。</w:t>
      </w:r>
    </w:p>
    <w:p w:rsidR="00737CEA" w:rsidRDefault="00737CEA">
      <w:pPr>
        <w:pStyle w:val="a6"/>
        <w:spacing w:before="156" w:after="156"/>
      </w:pPr>
    </w:p>
    <w:p w:rsidR="00737CEA" w:rsidRDefault="00731DE0">
      <w:pPr>
        <w:ind w:firstLine="420"/>
        <w:rPr>
          <w:rFonts w:ascii="黑体" w:eastAsia="黑体" w:hAnsiTheme="minorHAnsi"/>
          <w:szCs w:val="21"/>
        </w:rPr>
      </w:pPr>
      <w:r>
        <w:rPr>
          <w:rFonts w:ascii="黑体" w:eastAsia="黑体" w:hAnsiTheme="minorHAnsi" w:cstheme="minorBidi" w:hint="eastAsia"/>
          <w:szCs w:val="21"/>
        </w:rPr>
        <w:t>粮食购销管理系统</w:t>
      </w:r>
      <w:r>
        <w:rPr>
          <w:rFonts w:ascii="黑体" w:eastAsia="黑体" w:hAnsiTheme="minorHAnsi" w:cstheme="minorBidi" w:hint="eastAsia"/>
          <w:szCs w:val="21"/>
        </w:rPr>
        <w:t xml:space="preserve"> </w:t>
      </w:r>
      <w:r>
        <w:rPr>
          <w:rFonts w:hint="eastAsia"/>
          <w:b/>
          <w:kern w:val="0"/>
          <w:szCs w:val="21"/>
        </w:rPr>
        <w:t>grain purchase a</w:t>
      </w:r>
      <w:r>
        <w:rPr>
          <w:rFonts w:hint="eastAsia"/>
          <w:b/>
          <w:kern w:val="0"/>
          <w:szCs w:val="21"/>
        </w:rPr>
        <w:t>nd sale management information system</w:t>
      </w:r>
    </w:p>
    <w:p w:rsidR="00737CEA" w:rsidRDefault="00731DE0">
      <w:pPr>
        <w:ind w:firstLine="420"/>
      </w:pPr>
      <w:r>
        <w:rPr>
          <w:rFonts w:hint="eastAsia"/>
        </w:rPr>
        <w:t>利用信息化技术，实现粮食购销环节中价格信息的比较分析，购销业务处理系统、仓储管理系统以及财务管理系统之间的信息互通，并可以提供购销数据管理、报表生成以及决策支持等功能的系统。</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办公自动化系统</w:t>
      </w:r>
      <w:r>
        <w:rPr>
          <w:rFonts w:ascii="黑体" w:eastAsia="黑体" w:hAnsiTheme="minorHAnsi" w:cstheme="minorBidi" w:hint="eastAsia"/>
          <w:szCs w:val="21"/>
        </w:rPr>
        <w:t xml:space="preserve"> </w:t>
      </w:r>
      <w:r>
        <w:rPr>
          <w:rFonts w:hint="eastAsia"/>
          <w:b/>
          <w:kern w:val="0"/>
          <w:szCs w:val="21"/>
        </w:rPr>
        <w:t>office automation system</w:t>
      </w:r>
    </w:p>
    <w:p w:rsidR="00737CEA" w:rsidRDefault="00731DE0">
      <w:pPr>
        <w:ind w:firstLine="420"/>
      </w:pPr>
      <w:r>
        <w:rPr>
          <w:rFonts w:hint="eastAsia"/>
        </w:rPr>
        <w:t>用于粮食管理部门、粮食生产企业、粮库等单位的公文、简报、签报等政务文件收发管理，办事业务流程管理以及档案管理的信息系统。</w:t>
      </w:r>
    </w:p>
    <w:p w:rsidR="00737CEA" w:rsidRDefault="00737CEA">
      <w:pPr>
        <w:pStyle w:val="a6"/>
        <w:spacing w:before="156" w:after="156"/>
      </w:pPr>
    </w:p>
    <w:p w:rsidR="00737CEA" w:rsidRDefault="00731DE0">
      <w:pPr>
        <w:ind w:firstLine="420"/>
        <w:rPr>
          <w:rFonts w:ascii="Arial" w:hAnsi="Arial" w:cs="Arial"/>
          <w:kern w:val="0"/>
          <w:szCs w:val="21"/>
          <w:shd w:val="clear" w:color="auto" w:fill="FFFFFF"/>
        </w:rPr>
      </w:pPr>
      <w:r>
        <w:rPr>
          <w:rFonts w:ascii="黑体" w:eastAsia="黑体" w:hAnsiTheme="minorHAnsi" w:cstheme="minorBidi" w:hint="eastAsia"/>
          <w:szCs w:val="21"/>
        </w:rPr>
        <w:t>人力资源管理信息系统</w:t>
      </w:r>
      <w:r>
        <w:rPr>
          <w:rFonts w:ascii="黑体" w:eastAsia="黑体" w:hAnsiTheme="minorHAnsi" w:cstheme="minorBidi" w:hint="eastAsia"/>
          <w:szCs w:val="21"/>
        </w:rPr>
        <w:t xml:space="preserve"> </w:t>
      </w:r>
      <w:r>
        <w:rPr>
          <w:rFonts w:hint="eastAsia"/>
          <w:b/>
          <w:kern w:val="0"/>
          <w:szCs w:val="21"/>
        </w:rPr>
        <w:t>h</w:t>
      </w:r>
      <w:r>
        <w:rPr>
          <w:b/>
          <w:kern w:val="0"/>
          <w:szCs w:val="21"/>
        </w:rPr>
        <w:t xml:space="preserve">uman </w:t>
      </w:r>
      <w:r>
        <w:rPr>
          <w:rFonts w:hint="eastAsia"/>
          <w:b/>
          <w:kern w:val="0"/>
          <w:szCs w:val="21"/>
        </w:rPr>
        <w:t>r</w:t>
      </w:r>
      <w:r>
        <w:rPr>
          <w:b/>
          <w:kern w:val="0"/>
          <w:szCs w:val="21"/>
        </w:rPr>
        <w:t xml:space="preserve">esources </w:t>
      </w:r>
      <w:r>
        <w:rPr>
          <w:rFonts w:hint="eastAsia"/>
          <w:b/>
          <w:kern w:val="0"/>
          <w:szCs w:val="21"/>
        </w:rPr>
        <w:t>m</w:t>
      </w:r>
      <w:r>
        <w:rPr>
          <w:b/>
          <w:kern w:val="0"/>
          <w:szCs w:val="21"/>
        </w:rPr>
        <w:t xml:space="preserve">anagement </w:t>
      </w:r>
      <w:r>
        <w:rPr>
          <w:rFonts w:hint="eastAsia"/>
          <w:b/>
          <w:kern w:val="0"/>
          <w:szCs w:val="21"/>
        </w:rPr>
        <w:t>i</w:t>
      </w:r>
      <w:r>
        <w:rPr>
          <w:b/>
          <w:kern w:val="0"/>
          <w:szCs w:val="21"/>
        </w:rPr>
        <w:t xml:space="preserve">nformation </w:t>
      </w:r>
      <w:r>
        <w:rPr>
          <w:rFonts w:hint="eastAsia"/>
          <w:b/>
          <w:kern w:val="0"/>
          <w:szCs w:val="21"/>
        </w:rPr>
        <w:t>s</w:t>
      </w:r>
      <w:r>
        <w:rPr>
          <w:b/>
          <w:kern w:val="0"/>
          <w:szCs w:val="21"/>
        </w:rPr>
        <w:t>ystem</w:t>
      </w:r>
      <w:r>
        <w:rPr>
          <w:b/>
          <w:kern w:val="0"/>
          <w:szCs w:val="21"/>
        </w:rPr>
        <w:t>（</w:t>
      </w:r>
      <w:r>
        <w:rPr>
          <w:b/>
          <w:kern w:val="0"/>
          <w:szCs w:val="21"/>
        </w:rPr>
        <w:t>HRMIS</w:t>
      </w:r>
      <w:r>
        <w:rPr>
          <w:rFonts w:hint="eastAsia"/>
          <w:b/>
          <w:kern w:val="0"/>
          <w:szCs w:val="21"/>
        </w:rPr>
        <w:t>)</w:t>
      </w:r>
    </w:p>
    <w:p w:rsidR="00737CEA" w:rsidRDefault="00731DE0">
      <w:pPr>
        <w:ind w:firstLine="420"/>
      </w:pPr>
      <w:r>
        <w:rPr>
          <w:rFonts w:ascii="Arial" w:hAnsi="Arial" w:cs="Arial"/>
          <w:kern w:val="0"/>
          <w:szCs w:val="21"/>
          <w:shd w:val="clear" w:color="auto" w:fill="FFFFFF"/>
        </w:rPr>
        <w:t>用</w:t>
      </w:r>
      <w:r>
        <w:rPr>
          <w:rFonts w:ascii="Arial" w:hAnsi="Arial" w:cs="Arial" w:hint="eastAsia"/>
          <w:kern w:val="0"/>
          <w:szCs w:val="21"/>
          <w:shd w:val="clear" w:color="auto" w:fill="FFFFFF"/>
        </w:rPr>
        <w:t>于</w:t>
      </w:r>
      <w:r>
        <w:rPr>
          <w:rFonts w:ascii="Arial" w:hAnsi="Arial" w:cs="Arial"/>
          <w:kern w:val="0"/>
          <w:szCs w:val="21"/>
          <w:shd w:val="clear" w:color="auto" w:fill="FFFFFF"/>
        </w:rPr>
        <w:t>搜集、处理、储存和发布人力资源管理信息的系统</w:t>
      </w:r>
      <w:r>
        <w:rPr>
          <w:rFonts w:ascii="Arial" w:hAnsi="Arial" w:cs="Arial" w:hint="eastAsia"/>
          <w:kern w:val="0"/>
          <w:szCs w:val="21"/>
          <w:shd w:val="clear" w:color="auto" w:fill="FFFFFF"/>
        </w:rPr>
        <w:t>。</w:t>
      </w:r>
      <w:r>
        <w:rPr>
          <w:rFonts w:ascii="Arial" w:hAnsi="Arial" w:cs="Arial"/>
          <w:kern w:val="0"/>
          <w:szCs w:val="21"/>
          <w:shd w:val="clear" w:color="auto" w:fill="FFFFFF"/>
        </w:rPr>
        <w:t>该系统能够为</w:t>
      </w:r>
      <w:r>
        <w:rPr>
          <w:rFonts w:hint="eastAsia"/>
        </w:rPr>
        <w:t>粮食管理部门、粮食生产企业、粮库等单位</w:t>
      </w:r>
      <w:r>
        <w:rPr>
          <w:rFonts w:ascii="Arial" w:hAnsi="Arial" w:cs="Arial"/>
          <w:kern w:val="0"/>
          <w:szCs w:val="21"/>
          <w:shd w:val="clear" w:color="auto" w:fill="FFFFFF"/>
        </w:rPr>
        <w:t>的人力资源管理活动的开展提供决策、协调、控制、分析以及可视化等方面的支持</w:t>
      </w:r>
      <w:r>
        <w:t>。</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粮食进销存财务管理系统</w:t>
      </w:r>
      <w:r>
        <w:rPr>
          <w:rFonts w:ascii="黑体" w:eastAsia="黑体" w:hAnsiTheme="minorHAnsi" w:cstheme="minorBidi" w:hint="eastAsia"/>
          <w:szCs w:val="21"/>
        </w:rPr>
        <w:t xml:space="preserve"> </w:t>
      </w:r>
      <w:r>
        <w:rPr>
          <w:rFonts w:hint="eastAsia"/>
          <w:b/>
          <w:kern w:val="0"/>
          <w:szCs w:val="21"/>
        </w:rPr>
        <w:t>grain stocking selling and storing financial management system</w:t>
      </w:r>
    </w:p>
    <w:p w:rsidR="00737CEA" w:rsidRDefault="00731DE0">
      <w:pPr>
        <w:pStyle w:val="affe"/>
        <w:rPr>
          <w:rFonts w:ascii="Arial" w:hAnsi="Arial" w:cs="Arial"/>
          <w:szCs w:val="21"/>
          <w:shd w:val="clear" w:color="auto" w:fill="FFFFFF"/>
        </w:rPr>
      </w:pPr>
      <w:r>
        <w:rPr>
          <w:rFonts w:ascii="Arial" w:hAnsi="Arial" w:cs="Arial" w:hint="eastAsia"/>
          <w:szCs w:val="21"/>
          <w:shd w:val="clear" w:color="auto" w:fill="FFFFFF"/>
        </w:rPr>
        <w:t>利用现代信息处理技术，对会计信息进行采集、存储、处理及传送，完成会计核算、监督、管理和辅助决策任务的系统。该系统</w:t>
      </w:r>
      <w:r>
        <w:rPr>
          <w:rFonts w:ascii="Arial" w:hAnsi="Arial" w:cs="Arial" w:hint="eastAsia"/>
          <w:szCs w:val="21"/>
          <w:shd w:val="clear" w:color="auto" w:fill="FFFFFF"/>
        </w:rPr>
        <w:t>集粮食行业的</w:t>
      </w:r>
      <w:r>
        <w:rPr>
          <w:rFonts w:ascii="Arial" w:hAnsi="Arial" w:cs="Arial"/>
          <w:szCs w:val="21"/>
          <w:shd w:val="clear" w:color="auto" w:fill="FFFFFF"/>
        </w:rPr>
        <w:t>进货、销售、库存、生产、财务管理于一体</w:t>
      </w:r>
      <w:r>
        <w:rPr>
          <w:rFonts w:ascii="Arial" w:hAnsi="Arial" w:cs="Arial" w:hint="eastAsia"/>
          <w:szCs w:val="21"/>
          <w:shd w:val="clear" w:color="auto" w:fill="FFFFFF"/>
        </w:rPr>
        <w:t>，</w:t>
      </w:r>
      <w:r>
        <w:rPr>
          <w:rFonts w:ascii="Arial" w:hAnsi="Arial" w:cs="Arial"/>
          <w:szCs w:val="21"/>
          <w:shd w:val="clear" w:color="auto" w:fill="FFFFFF"/>
        </w:rPr>
        <w:t>实现资金、应收、应付、库存、费用、利润、资本的全面自动联接</w:t>
      </w:r>
      <w:r>
        <w:rPr>
          <w:rFonts w:ascii="Arial" w:hAnsi="Arial" w:cs="Arial" w:hint="eastAsia"/>
          <w:szCs w:val="21"/>
          <w:shd w:val="clear" w:color="auto" w:fill="FFFFFF"/>
        </w:rPr>
        <w:t>。</w:t>
      </w:r>
    </w:p>
    <w:p w:rsidR="00737CEA" w:rsidRDefault="00737CEA">
      <w:pPr>
        <w:pStyle w:val="a6"/>
        <w:spacing w:before="156" w:after="156"/>
      </w:pPr>
    </w:p>
    <w:p w:rsidR="00737CEA" w:rsidRDefault="00731DE0">
      <w:pPr>
        <w:ind w:firstLine="420"/>
        <w:rPr>
          <w:rFonts w:ascii="黑体" w:eastAsia="黑体" w:hAnsiTheme="minorHAnsi" w:cstheme="minorBidi"/>
          <w:szCs w:val="21"/>
        </w:rPr>
      </w:pPr>
      <w:r>
        <w:rPr>
          <w:rFonts w:ascii="黑体" w:eastAsia="黑体" w:hAnsiTheme="minorHAnsi" w:cstheme="minorBidi" w:hint="eastAsia"/>
          <w:szCs w:val="21"/>
        </w:rPr>
        <w:t>储备粮管理系统</w:t>
      </w:r>
      <w:r>
        <w:rPr>
          <w:rFonts w:ascii="黑体" w:eastAsia="黑体" w:hAnsiTheme="minorHAnsi" w:cstheme="minorBidi" w:hint="eastAsia"/>
          <w:szCs w:val="21"/>
        </w:rPr>
        <w:t xml:space="preserve"> </w:t>
      </w:r>
      <w:r>
        <w:rPr>
          <w:b/>
          <w:kern w:val="0"/>
          <w:szCs w:val="21"/>
        </w:rPr>
        <w:t>grain reserves management system</w:t>
      </w:r>
    </w:p>
    <w:p w:rsidR="00737CEA" w:rsidRDefault="00731DE0">
      <w:pPr>
        <w:ind w:firstLine="420"/>
      </w:pPr>
      <w:r>
        <w:rPr>
          <w:rFonts w:hint="eastAsia"/>
        </w:rPr>
        <w:t>对储备粮的购、销、调、存以及相关的财务核算和资产进行管理，从而实现储备粮物流、资金流与信息流的</w:t>
      </w:r>
      <w:r>
        <w:rPr>
          <w:rFonts w:ascii="Arial" w:hAnsi="Arial" w:cs="Arial" w:hint="eastAsia"/>
          <w:kern w:val="0"/>
          <w:szCs w:val="21"/>
          <w:shd w:val="clear" w:color="auto" w:fill="FFFFFF"/>
        </w:rPr>
        <w:t>一体化</w:t>
      </w:r>
      <w:r>
        <w:rPr>
          <w:rFonts w:hint="eastAsia"/>
        </w:rPr>
        <w:t>的系统。</w:t>
      </w:r>
    </w:p>
    <w:p w:rsidR="00737CEA" w:rsidRDefault="00737CEA">
      <w:pPr>
        <w:pStyle w:val="a6"/>
        <w:spacing w:before="156" w:after="156"/>
        <w:rPr>
          <w:rFonts w:ascii="Arial" w:eastAsia="宋体" w:hAnsi="Arial" w:cs="Arial"/>
          <w:shd w:val="clear" w:color="auto" w:fill="FFFFFF"/>
        </w:rPr>
      </w:pPr>
    </w:p>
    <w:p w:rsidR="00737CEA" w:rsidRDefault="00731DE0">
      <w:pPr>
        <w:ind w:firstLine="420"/>
      </w:pPr>
      <w:r>
        <w:rPr>
          <w:rFonts w:ascii="黑体" w:eastAsia="黑体" w:hint="eastAsia"/>
          <w:kern w:val="0"/>
          <w:szCs w:val="21"/>
        </w:rPr>
        <w:lastRenderedPageBreak/>
        <w:t>粮食电子商务系统</w:t>
      </w:r>
      <w:r>
        <w:rPr>
          <w:rFonts w:hint="eastAsia"/>
          <w:b/>
          <w:kern w:val="0"/>
          <w:szCs w:val="21"/>
        </w:rPr>
        <w:t>grain electronic commerce system</w:t>
      </w:r>
    </w:p>
    <w:p w:rsidR="00737CEA" w:rsidRDefault="00731DE0">
      <w:pPr>
        <w:ind w:firstLine="420"/>
      </w:pPr>
      <w:r>
        <w:rPr>
          <w:rFonts w:hint="eastAsia"/>
        </w:rPr>
        <w:t>以互联网环境为基础，在计算机系统支持下实现网上粮食电子化交易的平台。</w:t>
      </w:r>
    </w:p>
    <w:p w:rsidR="00737CEA" w:rsidRDefault="00737CEA">
      <w:pPr>
        <w:pStyle w:val="a6"/>
        <w:spacing w:before="156" w:after="156"/>
      </w:pPr>
    </w:p>
    <w:p w:rsidR="00737CEA" w:rsidRDefault="00731DE0">
      <w:pPr>
        <w:autoSpaceDE w:val="0"/>
        <w:autoSpaceDN w:val="0"/>
        <w:adjustRightInd w:val="0"/>
        <w:snapToGrid w:val="0"/>
        <w:ind w:firstLineChars="200" w:firstLine="420"/>
        <w:jc w:val="left"/>
        <w:rPr>
          <w:rFonts w:asciiTheme="majorEastAsia" w:eastAsiaTheme="majorEastAsia" w:hAnsiTheme="majorEastAsia" w:cs="AdobeHeitiStd-Regular"/>
          <w:kern w:val="0"/>
          <w:sz w:val="24"/>
        </w:rPr>
      </w:pPr>
      <w:r>
        <w:rPr>
          <w:rFonts w:ascii="黑体" w:eastAsia="黑体" w:hint="eastAsia"/>
          <w:kern w:val="0"/>
          <w:szCs w:val="21"/>
        </w:rPr>
        <w:t>粮食供</w:t>
      </w:r>
      <w:r>
        <w:rPr>
          <w:rFonts w:ascii="黑体" w:eastAsia="黑体" w:hAnsiTheme="minorHAnsi" w:cstheme="minorBidi" w:hint="eastAsia"/>
          <w:szCs w:val="21"/>
        </w:rPr>
        <w:t>应链管理系统</w:t>
      </w:r>
      <w:r>
        <w:rPr>
          <w:rFonts w:ascii="黑体" w:eastAsia="黑体" w:hAnsiTheme="minorHAnsi" w:cstheme="minorBidi" w:hint="eastAsia"/>
          <w:szCs w:val="21"/>
        </w:rPr>
        <w:t xml:space="preserve"> </w:t>
      </w:r>
      <w:r>
        <w:rPr>
          <w:rFonts w:hint="eastAsia"/>
          <w:b/>
          <w:kern w:val="0"/>
          <w:szCs w:val="21"/>
        </w:rPr>
        <w:t>grain</w:t>
      </w:r>
      <w:r>
        <w:rPr>
          <w:b/>
          <w:kern w:val="0"/>
          <w:szCs w:val="21"/>
        </w:rPr>
        <w:t xml:space="preserve"> supply chain management system</w:t>
      </w:r>
    </w:p>
    <w:p w:rsidR="00737CEA" w:rsidRDefault="00731DE0">
      <w:pPr>
        <w:autoSpaceDE w:val="0"/>
        <w:autoSpaceDN w:val="0"/>
        <w:adjustRightInd w:val="0"/>
        <w:snapToGrid w:val="0"/>
        <w:ind w:firstLineChars="200" w:firstLine="420"/>
        <w:jc w:val="left"/>
        <w:rPr>
          <w:rFonts w:ascii="宋体" w:hAnsiTheme="minorHAnsi"/>
          <w:kern w:val="0"/>
          <w:szCs w:val="21"/>
        </w:rPr>
      </w:pPr>
      <w:r>
        <w:rPr>
          <w:rFonts w:ascii="宋体" w:hAnsiTheme="minorHAnsi" w:hint="eastAsia"/>
          <w:kern w:val="0"/>
          <w:szCs w:val="21"/>
        </w:rPr>
        <w:t>涵盖粮食收购、仓储、运输、加工及销售等供应链环节的信息化管理系统。</w:t>
      </w:r>
    </w:p>
    <w:p w:rsidR="00737CEA" w:rsidRDefault="00737CEA">
      <w:pPr>
        <w:pStyle w:val="a6"/>
        <w:spacing w:before="156" w:after="156"/>
      </w:pPr>
    </w:p>
    <w:p w:rsidR="00737CEA" w:rsidRDefault="00731DE0">
      <w:pPr>
        <w:ind w:firstLine="420"/>
        <w:rPr>
          <w:rFonts w:ascii="黑体" w:eastAsia="黑体" w:hAnsiTheme="minorHAnsi"/>
          <w:szCs w:val="21"/>
        </w:rPr>
      </w:pPr>
      <w:r>
        <w:rPr>
          <w:rFonts w:ascii="黑体" w:eastAsia="黑体" w:hAnsiTheme="minorHAnsi" w:cstheme="minorBidi" w:hint="eastAsia"/>
          <w:szCs w:val="21"/>
        </w:rPr>
        <w:t>粮食质量安全追溯系统</w:t>
      </w:r>
      <w:r>
        <w:rPr>
          <w:rFonts w:hint="eastAsia"/>
          <w:b/>
          <w:kern w:val="0"/>
          <w:szCs w:val="21"/>
        </w:rPr>
        <w:t xml:space="preserve"> trace-ability system for grain quality safety</w:t>
      </w:r>
    </w:p>
    <w:p w:rsidR="00737CEA" w:rsidRDefault="00731DE0">
      <w:pPr>
        <w:ind w:firstLine="420"/>
      </w:pPr>
      <w:r>
        <w:rPr>
          <w:rFonts w:hint="eastAsia"/>
        </w:rPr>
        <w:t>利用物联网、互联网等信息化技术，实现粮食收购、储存、加工、物流和销售等关键环节中粮食数量和质量等信息追溯的系统。</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粮食应急调度信息系统</w:t>
      </w:r>
      <w:r>
        <w:rPr>
          <w:rFonts w:hint="eastAsia"/>
          <w:b/>
          <w:kern w:val="0"/>
          <w:szCs w:val="21"/>
        </w:rPr>
        <w:t xml:space="preserve"> emergency dispatch information system for grain </w:t>
      </w:r>
    </w:p>
    <w:p w:rsidR="00737CEA" w:rsidRDefault="00731DE0">
      <w:pPr>
        <w:ind w:firstLine="420"/>
        <w:rPr>
          <w:rFonts w:ascii="黑体" w:eastAsia="黑体" w:hAnsiTheme="minorHAnsi"/>
          <w:szCs w:val="21"/>
        </w:rPr>
      </w:pPr>
      <w:r>
        <w:rPr>
          <w:rFonts w:hint="eastAsia"/>
        </w:rPr>
        <w:t>利用</w:t>
      </w:r>
      <w:r>
        <w:rPr>
          <w:rFonts w:hint="eastAsia"/>
        </w:rPr>
        <w:t>GIS</w:t>
      </w:r>
      <w:r>
        <w:rPr>
          <w:rFonts w:hint="eastAsia"/>
        </w:rPr>
        <w:t>技术及道路规划算法</w:t>
      </w:r>
      <w:r>
        <w:rPr>
          <w:rFonts w:hint="eastAsia"/>
        </w:rPr>
        <w:t>，对粮食应急供应点、运粮车辆的运输路线、粮食应急设施的临时存放点、应急救援物资配给等进行调度的系统。</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粮食舆情分析及预警系统</w:t>
      </w:r>
      <w:r>
        <w:rPr>
          <w:rFonts w:hint="eastAsia"/>
          <w:b/>
          <w:kern w:val="0"/>
          <w:szCs w:val="21"/>
        </w:rPr>
        <w:t>network public opinion analysis and early warning system for grain</w:t>
      </w:r>
    </w:p>
    <w:p w:rsidR="00737CEA" w:rsidRDefault="00731DE0">
      <w:pPr>
        <w:ind w:firstLine="420"/>
      </w:pPr>
      <w:r>
        <w:rPr>
          <w:rFonts w:hint="eastAsia"/>
        </w:rPr>
        <w:t>利用数据挖掘、大数据分析等信息技术，对粮食话题和言论等数据进行采集、过滤、分类以及特征提取，实现粮食相关舆情的现状分析、未来发展走向的预测分析的支持系统。</w:t>
      </w:r>
    </w:p>
    <w:p w:rsidR="00737CEA" w:rsidRDefault="00737CEA">
      <w:pPr>
        <w:pStyle w:val="a6"/>
        <w:spacing w:before="156" w:after="156"/>
      </w:pPr>
    </w:p>
    <w:p w:rsidR="00737CEA" w:rsidRDefault="00731DE0">
      <w:pPr>
        <w:ind w:firstLine="420"/>
        <w:rPr>
          <w:b/>
          <w:kern w:val="0"/>
          <w:szCs w:val="21"/>
        </w:rPr>
      </w:pPr>
      <w:r>
        <w:rPr>
          <w:rFonts w:ascii="黑体" w:eastAsia="黑体" w:hAnsiTheme="minorHAnsi" w:cstheme="minorBidi" w:hint="eastAsia"/>
          <w:szCs w:val="21"/>
        </w:rPr>
        <w:t>粮食安全预警信息系统</w:t>
      </w:r>
      <w:r>
        <w:rPr>
          <w:rFonts w:ascii="黑体" w:eastAsia="黑体" w:hAnsiTheme="minorHAnsi" w:cstheme="minorBidi" w:hint="eastAsia"/>
          <w:szCs w:val="21"/>
        </w:rPr>
        <w:t xml:space="preserve"> </w:t>
      </w:r>
      <w:r>
        <w:rPr>
          <w:rFonts w:hint="eastAsia"/>
          <w:b/>
          <w:kern w:val="0"/>
          <w:szCs w:val="21"/>
        </w:rPr>
        <w:t>early warning system for grain safet</w:t>
      </w:r>
      <w:r>
        <w:rPr>
          <w:rFonts w:hint="eastAsia"/>
          <w:b/>
          <w:kern w:val="0"/>
          <w:szCs w:val="21"/>
        </w:rPr>
        <w:t>y</w:t>
      </w:r>
    </w:p>
    <w:p w:rsidR="00737CEA" w:rsidRDefault="00731DE0">
      <w:pPr>
        <w:pStyle w:val="affe"/>
      </w:pPr>
      <w:r>
        <w:rPr>
          <w:rFonts w:hint="eastAsia"/>
        </w:rPr>
        <w:t>利用数据分析技术，对各个地区的粮食供给、仓储及流通情况进行监测并建立预警体系</w:t>
      </w:r>
      <w:r>
        <w:rPr>
          <w:rFonts w:hint="eastAsia"/>
        </w:rPr>
        <w:t xml:space="preserve">, </w:t>
      </w:r>
      <w:r>
        <w:rPr>
          <w:rFonts w:hint="eastAsia"/>
        </w:rPr>
        <w:t>对粮食异常状况进行预警，并可对粮食应急处置提供数据支持的系统。</w:t>
      </w:r>
    </w:p>
    <w:p w:rsidR="00737CEA" w:rsidRDefault="00737CEA">
      <w:pPr>
        <w:pStyle w:val="a6"/>
        <w:spacing w:before="156" w:after="156"/>
      </w:pPr>
    </w:p>
    <w:p w:rsidR="00737CEA" w:rsidRDefault="00731DE0">
      <w:pPr>
        <w:ind w:firstLine="420"/>
        <w:rPr>
          <w:rFonts w:ascii="黑体" w:eastAsia="黑体" w:hAnsiTheme="minorHAnsi"/>
          <w:szCs w:val="21"/>
        </w:rPr>
      </w:pPr>
      <w:r>
        <w:rPr>
          <w:rFonts w:ascii="黑体" w:eastAsia="黑体" w:hAnsiTheme="minorHAnsi" w:cstheme="minorBidi" w:hint="eastAsia"/>
          <w:szCs w:val="21"/>
        </w:rPr>
        <w:t>粮食价格监测信息系统</w:t>
      </w:r>
      <w:r>
        <w:rPr>
          <w:rFonts w:ascii="黑体" w:eastAsia="黑体" w:hAnsiTheme="minorHAnsi" w:cstheme="minorBidi" w:hint="eastAsia"/>
          <w:szCs w:val="21"/>
        </w:rPr>
        <w:t xml:space="preserve"> </w:t>
      </w:r>
      <w:r>
        <w:rPr>
          <w:rFonts w:hint="eastAsia"/>
          <w:b/>
          <w:kern w:val="0"/>
          <w:szCs w:val="21"/>
        </w:rPr>
        <w:t>p</w:t>
      </w:r>
      <w:r>
        <w:rPr>
          <w:b/>
          <w:kern w:val="0"/>
          <w:szCs w:val="21"/>
        </w:rPr>
        <w:t>rice information monitoring system</w:t>
      </w:r>
      <w:r>
        <w:rPr>
          <w:rFonts w:hint="eastAsia"/>
          <w:b/>
          <w:kern w:val="0"/>
          <w:szCs w:val="21"/>
        </w:rPr>
        <w:t xml:space="preserve"> for grain</w:t>
      </w:r>
    </w:p>
    <w:p w:rsidR="00737CEA" w:rsidRDefault="00731DE0">
      <w:pPr>
        <w:ind w:firstLine="420"/>
      </w:pPr>
      <w:r>
        <w:rPr>
          <w:rFonts w:hint="eastAsia"/>
        </w:rPr>
        <w:t>利用信息技术采集监测点的价格数据，并通过对数据进行处理和综合分析，为粮食调控决策提供支持的粮食信息监测系统。</w:t>
      </w:r>
    </w:p>
    <w:p w:rsidR="00737CEA" w:rsidRDefault="00737CEA">
      <w:pPr>
        <w:pStyle w:val="afffffff4"/>
        <w:framePr w:wrap="around"/>
      </w:pPr>
      <w:bookmarkStart w:id="100" w:name="_Toc447891508"/>
      <w:bookmarkStart w:id="101" w:name="_Toc446928315"/>
      <w:bookmarkEnd w:id="100"/>
      <w:bookmarkEnd w:id="101"/>
    </w:p>
    <w:sectPr w:rsidR="00737CEA" w:rsidSect="00737CEA">
      <w:pgSz w:w="11906" w:h="16838"/>
      <w:pgMar w:top="567" w:right="1134" w:bottom="1134" w:left="1418" w:header="1418" w:footer="1134" w:gutter="0"/>
      <w:pgNumType w:start="1"/>
      <w:cols w:space="425"/>
      <w:formProt w:val="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1DE0" w:rsidRDefault="00731DE0" w:rsidP="00737CEA">
      <w:r>
        <w:separator/>
      </w:r>
    </w:p>
  </w:endnote>
  <w:endnote w:type="continuationSeparator" w:id="1">
    <w:p w:rsidR="00731DE0" w:rsidRDefault="00731DE0" w:rsidP="00737CEA">
      <w:r>
        <w:continuationSeparator/>
      </w:r>
    </w:p>
  </w:endnote>
</w:endnotes>
</file>

<file path=word/fontTable.xml><?xml version="1.0" encoding="utf-8"?>
<w:fonts xmlns:r="http://schemas.openxmlformats.org/officeDocument/2006/relationships" xmlns:w="http://schemas.openxmlformats.org/wordprocessingml/2006/main">
  <w:font w:name="黑体">
    <w:altName w:val="SimHei"/>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080E0000" w:usb2="00000010" w:usb3="00000000" w:csb0="0004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notTrueType/>
    <w:pitch w:val="fixed"/>
    <w:sig w:usb0="00000003" w:usb1="00000000" w:usb2="00000000" w:usb3="00000000" w:csb0="00000001" w:csb1="00000000"/>
  </w:font>
  <w:font w:name="monospace">
    <w:altName w:val="Segoe Print"/>
    <w:charset w:val="00"/>
    <w:family w:val="auto"/>
    <w:pitch w:val="default"/>
    <w:sig w:usb0="00000000" w:usb1="00000000" w:usb2="00000000" w:usb3="00000000" w:csb0="00000000" w:csb1="00000000"/>
  </w:font>
  <w:font w:name="Tahoma">
    <w:panose1 w:val="020B0604030504040204"/>
    <w:charset w:val="00"/>
    <w:family w:val="swiss"/>
    <w:pitch w:val="variable"/>
    <w:sig w:usb0="61002A87" w:usb1="80000000" w:usb2="00000008" w:usb3="00000000" w:csb0="000101FF" w:csb1="00000000"/>
  </w:font>
  <w:font w:name="AdobeHeitiStd-Regular">
    <w:altName w:val="宋体"/>
    <w:charset w:val="86"/>
    <w:family w:val="auto"/>
    <w:pitch w:val="default"/>
    <w:sig w:usb0="00000000" w:usb1="00000000" w:usb2="00000010" w:usb3="00000000" w:csb0="00040000"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CEA" w:rsidRDefault="00737CEA">
    <w:pPr>
      <w:pStyle w:val="afffa"/>
    </w:pPr>
    <w:r>
      <w:fldChar w:fldCharType="begin"/>
    </w:r>
    <w:r w:rsidR="00731DE0">
      <w:instrText xml:space="preserve"> PAGE  \* MERGEFORMAT </w:instrText>
    </w:r>
    <w:r>
      <w:fldChar w:fldCharType="separate"/>
    </w:r>
    <w:r w:rsidR="003643D4">
      <w:rPr>
        <w:noProof/>
      </w:rPr>
      <w:t>I</w:t>
    </w:r>
    <w: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1DE0" w:rsidRDefault="00731DE0" w:rsidP="00737CEA">
      <w:r>
        <w:separator/>
      </w:r>
    </w:p>
  </w:footnote>
  <w:footnote w:type="continuationSeparator" w:id="1">
    <w:p w:rsidR="00731DE0" w:rsidRDefault="00731DE0" w:rsidP="00737CEA">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37CEA" w:rsidRDefault="00731DE0">
    <w:pPr>
      <w:pStyle w:val="afffb"/>
    </w:pPr>
    <w:r>
      <w:rPr>
        <w:rFonts w:hint="eastAsia"/>
      </w:rPr>
      <w:t>LS</w:t>
    </w:r>
    <w:r>
      <w:t xml:space="preserve">/T </w:t>
    </w:r>
    <w:r>
      <w:rPr>
        <w:rFonts w:hint="eastAsia"/>
      </w:rPr>
      <w:t>1808</w:t>
    </w:r>
    <w:r>
      <w:t>—</w:t>
    </w:r>
    <w:r>
      <w:rPr>
        <w:rFonts w:hint="eastAsia"/>
      </w:rPr>
      <w:t>2016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lang w:val="en-US"/>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pStyle w:val="a0"/>
      <w:suff w:val="nothing"/>
      <w:lvlText w:val="%1%2.%3.%4　"/>
      <w:lvlJc w:val="left"/>
      <w:pPr>
        <w:ind w:left="0" w:firstLine="0"/>
      </w:pPr>
      <w:rPr>
        <w:rFonts w:ascii="黑体" w:eastAsia="黑体" w:hAnsi="Times New Roman" w:hint="eastAsia"/>
        <w:b w:val="0"/>
        <w:i w:val="0"/>
        <w:sz w:val="21"/>
      </w:rPr>
    </w:lvl>
    <w:lvl w:ilvl="4">
      <w:start w:val="1"/>
      <w:numFmt w:val="decimal"/>
      <w:pStyle w:val="a1"/>
      <w:suff w:val="nothing"/>
      <w:lvlText w:val="%1%2.%3.%4.%5　"/>
      <w:lvlJc w:val="left"/>
      <w:pPr>
        <w:ind w:left="0" w:firstLine="0"/>
      </w:pPr>
      <w:rPr>
        <w:rFonts w:ascii="黑体" w:eastAsia="黑体" w:hAnsi="Times New Roman" w:hint="eastAsia"/>
        <w:b w:val="0"/>
        <w:i w:val="0"/>
        <w:sz w:val="21"/>
      </w:rPr>
    </w:lvl>
    <w:lvl w:ilvl="5">
      <w:start w:val="1"/>
      <w:numFmt w:val="decimal"/>
      <w:pStyle w:val="a2"/>
      <w:suff w:val="nothing"/>
      <w:lvlText w:val="%1%2.%3.%4.%5.%6　"/>
      <w:lvlJc w:val="left"/>
      <w:pPr>
        <w:ind w:left="0" w:firstLine="0"/>
      </w:pPr>
      <w:rPr>
        <w:rFonts w:ascii="黑体" w:eastAsia="黑体" w:hAnsi="Times New Roman" w:hint="eastAsia"/>
        <w:b w:val="0"/>
        <w:i w:val="0"/>
        <w:sz w:val="21"/>
      </w:rPr>
    </w:lvl>
    <w:lvl w:ilvl="6">
      <w:start w:val="1"/>
      <w:numFmt w:val="decimal"/>
      <w:pStyle w:val="a3"/>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
    <w:nsid w:val="1DBF583A"/>
    <w:multiLevelType w:val="multilevel"/>
    <w:tmpl w:val="1DBF583A"/>
    <w:lvl w:ilvl="0">
      <w:start w:val="1"/>
      <w:numFmt w:val="decimal"/>
      <w:pStyle w:val="a4"/>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nsid w:val="1FC91163"/>
    <w:multiLevelType w:val="multilevel"/>
    <w:tmpl w:val="1FC91163"/>
    <w:lvl w:ilvl="0">
      <w:start w:val="1"/>
      <w:numFmt w:val="decimal"/>
      <w:pStyle w:val="a5"/>
      <w:suff w:val="nothing"/>
      <w:lvlText w:val="%1　"/>
      <w:lvlJc w:val="left"/>
      <w:pPr>
        <w:ind w:left="426" w:firstLine="0"/>
      </w:pPr>
      <w:rPr>
        <w:rFonts w:ascii="黑体" w:eastAsia="黑体" w:hAnsi="Times New Roman" w:hint="eastAsia"/>
        <w:b w:val="0"/>
        <w:i w:val="0"/>
        <w:sz w:val="21"/>
        <w:szCs w:val="21"/>
      </w:rPr>
    </w:lvl>
    <w:lvl w:ilvl="1">
      <w:start w:val="1"/>
      <w:numFmt w:val="decimal"/>
      <w:pStyle w:val="a6"/>
      <w:suff w:val="nothing"/>
      <w:lvlText w:val="%1.%2　"/>
      <w:lvlJc w:val="left"/>
      <w:pPr>
        <w:ind w:left="142"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rPr>
    </w:lvl>
    <w:lvl w:ilvl="2">
      <w:start w:val="1"/>
      <w:numFmt w:val="decimal"/>
      <w:pStyle w:val="a7"/>
      <w:suff w:val="nothing"/>
      <w:lvlText w:val="%1.%2.%3　"/>
      <w:lvlJc w:val="left"/>
      <w:pPr>
        <w:ind w:left="0" w:firstLine="0"/>
      </w:pPr>
      <w:rPr>
        <w:rFonts w:ascii="黑体" w:eastAsia="黑体" w:hAnsi="Times New Roman" w:hint="eastAsia"/>
        <w:b w:val="0"/>
        <w:i w:val="0"/>
        <w:sz w:val="21"/>
      </w:rPr>
    </w:lvl>
    <w:lvl w:ilvl="3">
      <w:start w:val="1"/>
      <w:numFmt w:val="decimal"/>
      <w:pStyle w:val="a8"/>
      <w:suff w:val="nothing"/>
      <w:lvlText w:val="%1.%2.%3.%4　"/>
      <w:lvlJc w:val="left"/>
      <w:pPr>
        <w:ind w:left="0" w:firstLine="0"/>
      </w:pPr>
      <w:rPr>
        <w:rFonts w:ascii="黑体" w:eastAsia="黑体" w:hAnsi="Times New Roman" w:hint="eastAsia"/>
        <w:b w:val="0"/>
        <w:i w:val="0"/>
        <w:sz w:val="21"/>
      </w:rPr>
    </w:lvl>
    <w:lvl w:ilvl="4">
      <w:start w:val="1"/>
      <w:numFmt w:val="decimal"/>
      <w:pStyle w:val="a9"/>
      <w:suff w:val="nothing"/>
      <w:lvlText w:val="%1.%2.%3.%4.%5　"/>
      <w:lvlJc w:val="left"/>
      <w:pPr>
        <w:ind w:left="0" w:firstLine="0"/>
      </w:pPr>
      <w:rPr>
        <w:rFonts w:ascii="黑体" w:eastAsia="黑体" w:hAnsi="Times New Roman" w:hint="eastAsia"/>
        <w:b w:val="0"/>
        <w:i w:val="0"/>
        <w:sz w:val="21"/>
      </w:rPr>
    </w:lvl>
    <w:lvl w:ilvl="5">
      <w:start w:val="1"/>
      <w:numFmt w:val="decimal"/>
      <w:pStyle w:val="aa"/>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nsid w:val="2A8F7113"/>
    <w:multiLevelType w:val="multilevel"/>
    <w:tmpl w:val="2A8F7113"/>
    <w:lvl w:ilvl="0">
      <w:start w:val="1"/>
      <w:numFmt w:val="upperLetter"/>
      <w:pStyle w:val="ab"/>
      <w:suff w:val="space"/>
      <w:lvlText w:val="%1"/>
      <w:lvlJc w:val="left"/>
      <w:pPr>
        <w:ind w:left="623" w:hanging="425"/>
      </w:pPr>
      <w:rPr>
        <w:rFonts w:hint="eastAsia"/>
      </w:rPr>
    </w:lvl>
    <w:lvl w:ilvl="1">
      <w:start w:val="1"/>
      <w:numFmt w:val="decimal"/>
      <w:pStyle w:val="ac"/>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nsid w:val="2C5917C3"/>
    <w:multiLevelType w:val="multilevel"/>
    <w:tmpl w:val="2C5917C3"/>
    <w:lvl w:ilvl="0">
      <w:start w:val="1"/>
      <w:numFmt w:val="none"/>
      <w:pStyle w:val="ad"/>
      <w:suff w:val="nothing"/>
      <w:lvlText w:val="%1——"/>
      <w:lvlJc w:val="left"/>
      <w:pPr>
        <w:ind w:left="833" w:hanging="408"/>
      </w:pPr>
      <w:rPr>
        <w:rFonts w:hint="eastAsia"/>
      </w:rPr>
    </w:lvl>
    <w:lvl w:ilvl="1">
      <w:start w:val="1"/>
      <w:numFmt w:val="bullet"/>
      <w:pStyle w:val="ae"/>
      <w:lvlText w:val=""/>
      <w:lvlJc w:val="left"/>
      <w:pPr>
        <w:tabs>
          <w:tab w:val="left" w:pos="760"/>
        </w:tabs>
        <w:ind w:left="1264" w:hanging="413"/>
      </w:pPr>
      <w:rPr>
        <w:rFonts w:ascii="Symbol" w:hAnsi="Symbol" w:hint="default"/>
        <w:color w:val="auto"/>
      </w:rPr>
    </w:lvl>
    <w:lvl w:ilvl="2">
      <w:start w:val="1"/>
      <w:numFmt w:val="bullet"/>
      <w:pStyle w:val="af"/>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nsid w:val="3D733618"/>
    <w:multiLevelType w:val="multilevel"/>
    <w:tmpl w:val="3D733618"/>
    <w:lvl w:ilvl="0">
      <w:start w:val="1"/>
      <w:numFmt w:val="decimal"/>
      <w:pStyle w:val="af0"/>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6">
    <w:nsid w:val="44C50F90"/>
    <w:multiLevelType w:val="multilevel"/>
    <w:tmpl w:val="44C50F90"/>
    <w:lvl w:ilvl="0">
      <w:start w:val="1"/>
      <w:numFmt w:val="decimal"/>
      <w:lvlText w:val="[%1]"/>
      <w:lvlJc w:val="left"/>
      <w:pPr>
        <w:tabs>
          <w:tab w:val="left" w:pos="839"/>
        </w:tabs>
        <w:ind w:left="839" w:hanging="419"/>
      </w:pPr>
      <w:rPr>
        <w:rFonts w:hint="eastAsia"/>
        <w:b w:val="0"/>
        <w:i w:val="0"/>
        <w:sz w:val="20"/>
        <w:szCs w:val="21"/>
      </w:rPr>
    </w:lvl>
    <w:lvl w:ilvl="1">
      <w:start w:val="1"/>
      <w:numFmt w:val="decimal"/>
      <w:pStyle w:val="af1"/>
      <w:lvlText w:val="%2)"/>
      <w:lvlJc w:val="left"/>
      <w:pPr>
        <w:tabs>
          <w:tab w:val="left" w:pos="1259"/>
        </w:tabs>
        <w:ind w:left="1259" w:hanging="420"/>
      </w:pPr>
      <w:rPr>
        <w:rFonts w:ascii="宋体" w:eastAsia="宋体" w:hAnsi="宋体" w:hint="eastAsia"/>
        <w:b w:val="0"/>
        <w:i w:val="0"/>
        <w:sz w:val="20"/>
      </w:rPr>
    </w:lvl>
    <w:lvl w:ilvl="2">
      <w:start w:val="1"/>
      <w:numFmt w:val="decimal"/>
      <w:pStyle w:val="af2"/>
      <w:lvlText w:val="(%3)"/>
      <w:lvlJc w:val="left"/>
      <w:pPr>
        <w:tabs>
          <w:tab w:val="left" w:pos="0"/>
        </w:tabs>
        <w:ind w:left="1678" w:hanging="419"/>
      </w:pPr>
      <w:rPr>
        <w:rFonts w:ascii="宋体" w:eastAsia="宋体" w:hAnsi="宋体" w:hint="eastAsia"/>
        <w:b w:val="0"/>
        <w:i w:val="0"/>
        <w:sz w:val="20"/>
        <w:szCs w:val="21"/>
      </w:rPr>
    </w:lvl>
    <w:lvl w:ilvl="3">
      <w:start w:val="1"/>
      <w:numFmt w:val="decimal"/>
      <w:lvlText w:val="%4."/>
      <w:lvlJc w:val="left"/>
      <w:pPr>
        <w:tabs>
          <w:tab w:val="left" w:pos="2098"/>
        </w:tabs>
        <w:ind w:left="2098" w:hanging="420"/>
      </w:pPr>
      <w:rPr>
        <w:rFonts w:hint="eastAsia"/>
      </w:rPr>
    </w:lvl>
    <w:lvl w:ilvl="4">
      <w:start w:val="1"/>
      <w:numFmt w:val="lowerLetter"/>
      <w:lvlText w:val="%5)"/>
      <w:lvlJc w:val="left"/>
      <w:pPr>
        <w:tabs>
          <w:tab w:val="left" w:pos="845"/>
        </w:tabs>
        <w:ind w:left="845" w:hanging="419"/>
      </w:pPr>
      <w:rPr>
        <w:rFonts w:hint="eastAsia"/>
      </w:rPr>
    </w:lvl>
    <w:lvl w:ilvl="5">
      <w:start w:val="1"/>
      <w:numFmt w:val="lowerRoman"/>
      <w:lvlText w:val="%6."/>
      <w:lvlJc w:val="right"/>
      <w:pPr>
        <w:tabs>
          <w:tab w:val="left" w:pos="2942"/>
        </w:tabs>
        <w:ind w:left="2937" w:hanging="420"/>
      </w:pPr>
      <w:rPr>
        <w:rFonts w:hint="eastAsia"/>
      </w:rPr>
    </w:lvl>
    <w:lvl w:ilvl="6">
      <w:start w:val="1"/>
      <w:numFmt w:val="decimal"/>
      <w:lvlText w:val="%7."/>
      <w:lvlJc w:val="left"/>
      <w:pPr>
        <w:tabs>
          <w:tab w:val="left" w:pos="3362"/>
        </w:tabs>
        <w:ind w:left="3356" w:hanging="414"/>
      </w:pPr>
      <w:rPr>
        <w:rFonts w:hint="eastAsia"/>
      </w:rPr>
    </w:lvl>
    <w:lvl w:ilvl="7">
      <w:start w:val="1"/>
      <w:numFmt w:val="lowerLetter"/>
      <w:lvlText w:val="%8)"/>
      <w:lvlJc w:val="left"/>
      <w:pPr>
        <w:tabs>
          <w:tab w:val="left" w:pos="3781"/>
        </w:tabs>
        <w:ind w:left="3776" w:hanging="414"/>
      </w:pPr>
      <w:rPr>
        <w:rFonts w:hint="eastAsia"/>
      </w:rPr>
    </w:lvl>
    <w:lvl w:ilvl="8">
      <w:start w:val="1"/>
      <w:numFmt w:val="lowerRoman"/>
      <w:lvlText w:val="%9."/>
      <w:lvlJc w:val="right"/>
      <w:pPr>
        <w:tabs>
          <w:tab w:val="left" w:pos="4201"/>
        </w:tabs>
        <w:ind w:left="4201" w:hanging="420"/>
      </w:pPr>
      <w:rPr>
        <w:rFonts w:hint="eastAsia"/>
      </w:rPr>
    </w:lvl>
  </w:abstractNum>
  <w:abstractNum w:abstractNumId="7">
    <w:nsid w:val="60B55DC2"/>
    <w:multiLevelType w:val="multilevel"/>
    <w:tmpl w:val="60B55DC2"/>
    <w:lvl w:ilvl="0">
      <w:start w:val="1"/>
      <w:numFmt w:val="upperLetter"/>
      <w:pStyle w:val="af3"/>
      <w:lvlText w:val="%1"/>
      <w:lvlJc w:val="left"/>
      <w:pPr>
        <w:tabs>
          <w:tab w:val="left" w:pos="0"/>
        </w:tabs>
        <w:ind w:left="0" w:hanging="425"/>
      </w:pPr>
      <w:rPr>
        <w:rFonts w:hint="eastAsia"/>
      </w:rPr>
    </w:lvl>
    <w:lvl w:ilvl="1">
      <w:start w:val="1"/>
      <w:numFmt w:val="decimal"/>
      <w:pStyle w:val="af4"/>
      <w:suff w:val="nothing"/>
      <w:lvlText w:val="表%1.%2　"/>
      <w:lvlJc w:val="left"/>
      <w:pPr>
        <w:ind w:left="567" w:hanging="567"/>
      </w:pPr>
      <w:rPr>
        <w:rFonts w:hint="eastAsia"/>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8">
    <w:nsid w:val="657D3FBC"/>
    <w:multiLevelType w:val="multilevel"/>
    <w:tmpl w:val="657D3FBC"/>
    <w:lvl w:ilvl="0">
      <w:start w:val="1"/>
      <w:numFmt w:val="upperLetter"/>
      <w:pStyle w:val="af5"/>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6"/>
      <w:suff w:val="nothing"/>
      <w:lvlText w:val="%1.%2　"/>
      <w:lvlJc w:val="left"/>
      <w:pPr>
        <w:ind w:left="993" w:firstLine="0"/>
      </w:pPr>
      <w:rPr>
        <w:rFonts w:ascii="黑体" w:eastAsia="黑体" w:hAnsi="Times New Roman" w:hint="eastAsia"/>
        <w:b w:val="0"/>
        <w:i w:val="0"/>
        <w:snapToGrid/>
        <w:spacing w:val="0"/>
        <w:w w:val="100"/>
        <w:kern w:val="21"/>
        <w:sz w:val="21"/>
      </w:rPr>
    </w:lvl>
    <w:lvl w:ilvl="2">
      <w:start w:val="1"/>
      <w:numFmt w:val="decimal"/>
      <w:pStyle w:val="af7"/>
      <w:suff w:val="nothing"/>
      <w:lvlText w:val="%1.%2.%3　"/>
      <w:lvlJc w:val="left"/>
      <w:pPr>
        <w:ind w:left="0" w:firstLine="0"/>
      </w:pPr>
      <w:rPr>
        <w:rFonts w:ascii="黑体" w:eastAsia="黑体" w:hAnsi="Times New Roman" w:hint="eastAsia"/>
        <w:b w:val="0"/>
        <w:i w:val="0"/>
        <w:sz w:val="21"/>
      </w:rPr>
    </w:lvl>
    <w:lvl w:ilvl="3">
      <w:start w:val="1"/>
      <w:numFmt w:val="decimal"/>
      <w:pStyle w:val="af8"/>
      <w:suff w:val="nothing"/>
      <w:lvlText w:val="%1.%2.%3.%4　"/>
      <w:lvlJc w:val="left"/>
      <w:pPr>
        <w:ind w:left="0" w:firstLine="0"/>
      </w:pPr>
      <w:rPr>
        <w:rFonts w:ascii="黑体" w:eastAsia="黑体" w:hAnsi="Times New Roman" w:hint="eastAsia"/>
        <w:b w:val="0"/>
        <w:i w:val="0"/>
        <w:sz w:val="21"/>
      </w:rPr>
    </w:lvl>
    <w:lvl w:ilvl="4">
      <w:start w:val="1"/>
      <w:numFmt w:val="decimal"/>
      <w:pStyle w:val="af9"/>
      <w:suff w:val="nothing"/>
      <w:lvlText w:val="%1.%2.%3.%4.%5　"/>
      <w:lvlJc w:val="left"/>
      <w:pPr>
        <w:ind w:left="0" w:firstLine="0"/>
      </w:pPr>
      <w:rPr>
        <w:rFonts w:ascii="黑体" w:eastAsia="黑体" w:hAnsi="Times New Roman" w:hint="eastAsia"/>
        <w:b w:val="0"/>
        <w:i w:val="0"/>
        <w:sz w:val="21"/>
      </w:rPr>
    </w:lvl>
    <w:lvl w:ilvl="5">
      <w:start w:val="1"/>
      <w:numFmt w:val="decimal"/>
      <w:pStyle w:val="afa"/>
      <w:suff w:val="nothing"/>
      <w:lvlText w:val="%1.%2.%3.%4.%5.%6　"/>
      <w:lvlJc w:val="left"/>
      <w:pPr>
        <w:ind w:left="0" w:firstLine="0"/>
      </w:pPr>
      <w:rPr>
        <w:rFonts w:ascii="黑体" w:eastAsia="黑体" w:hAnsi="Times New Roman" w:hint="eastAsia"/>
        <w:b w:val="0"/>
        <w:i w:val="0"/>
        <w:sz w:val="21"/>
      </w:rPr>
    </w:lvl>
    <w:lvl w:ilvl="6">
      <w:start w:val="1"/>
      <w:numFmt w:val="decimal"/>
      <w:pStyle w:val="afb"/>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9">
    <w:nsid w:val="6D6C07CD"/>
    <w:multiLevelType w:val="multilevel"/>
    <w:tmpl w:val="6D6C07CD"/>
    <w:lvl w:ilvl="0">
      <w:start w:val="1"/>
      <w:numFmt w:val="lowerLetter"/>
      <w:pStyle w:val="afc"/>
      <w:lvlText w:val="%1)"/>
      <w:lvlJc w:val="left"/>
      <w:pPr>
        <w:tabs>
          <w:tab w:val="left" w:pos="839"/>
        </w:tabs>
        <w:ind w:left="839" w:hanging="419"/>
      </w:pPr>
      <w:rPr>
        <w:rFonts w:ascii="宋体" w:eastAsia="宋体" w:hint="eastAsia"/>
        <w:b w:val="0"/>
        <w:i w:val="0"/>
        <w:sz w:val="21"/>
      </w:rPr>
    </w:lvl>
    <w:lvl w:ilvl="1">
      <w:start w:val="1"/>
      <w:numFmt w:val="decimal"/>
      <w:pStyle w:val="afd"/>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abstractNum w:abstractNumId="10">
    <w:nsid w:val="76933334"/>
    <w:multiLevelType w:val="multilevel"/>
    <w:tmpl w:val="76933334"/>
    <w:lvl w:ilvl="0">
      <w:start w:val="1"/>
      <w:numFmt w:val="none"/>
      <w:pStyle w:val="afe"/>
      <w:lvlText w:val="%1——"/>
      <w:lvlJc w:val="left"/>
      <w:pPr>
        <w:tabs>
          <w:tab w:val="left" w:pos="1140"/>
        </w:tabs>
        <w:ind w:left="84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2"/>
  </w:num>
  <w:num w:numId="3">
    <w:abstractNumId w:val="4"/>
  </w:num>
  <w:num w:numId="4">
    <w:abstractNumId w:val="6"/>
  </w:num>
  <w:num w:numId="5">
    <w:abstractNumId w:val="1"/>
  </w:num>
  <w:num w:numId="6">
    <w:abstractNumId w:val="8"/>
  </w:num>
  <w:num w:numId="7">
    <w:abstractNumId w:val="7"/>
  </w:num>
  <w:num w:numId="8">
    <w:abstractNumId w:val="9"/>
  </w:num>
  <w:num w:numId="9">
    <w:abstractNumId w:val="3"/>
  </w:num>
  <w:num w:numId="10">
    <w:abstractNumId w:val="0"/>
  </w:num>
  <w:num w:numId="11">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cumentProtection w:edit="forms" w:enforcement="0"/>
  <w:defaultTabStop w:val="420"/>
  <w:drawingGridHorizontalSpacing w:val="105"/>
  <w:drawingGridVerticalSpacing w:val="156"/>
  <w:noPunctuationKerning/>
  <w:characterSpacingControl w:val="compressPunctuation"/>
  <w:hdrShapeDefaults>
    <o:shapedefaults v:ext="edit" spidmax="3074" fillcolor="white">
      <v:fill color="white"/>
    </o:shapedefaults>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001924A9"/>
    <w:rsid w:val="00000244"/>
    <w:rsid w:val="00000BE9"/>
    <w:rsid w:val="0000185F"/>
    <w:rsid w:val="0000586F"/>
    <w:rsid w:val="00006663"/>
    <w:rsid w:val="00012B01"/>
    <w:rsid w:val="00013D86"/>
    <w:rsid w:val="00013E02"/>
    <w:rsid w:val="000161FD"/>
    <w:rsid w:val="0002143C"/>
    <w:rsid w:val="000227D1"/>
    <w:rsid w:val="00025A65"/>
    <w:rsid w:val="00026646"/>
    <w:rsid w:val="00026811"/>
    <w:rsid w:val="000268FF"/>
    <w:rsid w:val="00026C31"/>
    <w:rsid w:val="00027280"/>
    <w:rsid w:val="00031CA7"/>
    <w:rsid w:val="000320A7"/>
    <w:rsid w:val="00032A42"/>
    <w:rsid w:val="000341BA"/>
    <w:rsid w:val="00034C8F"/>
    <w:rsid w:val="00035925"/>
    <w:rsid w:val="00037A94"/>
    <w:rsid w:val="00041774"/>
    <w:rsid w:val="000458FB"/>
    <w:rsid w:val="000544C3"/>
    <w:rsid w:val="00054DF8"/>
    <w:rsid w:val="00057AB2"/>
    <w:rsid w:val="00061493"/>
    <w:rsid w:val="00062284"/>
    <w:rsid w:val="0006388A"/>
    <w:rsid w:val="0006626B"/>
    <w:rsid w:val="00067BF6"/>
    <w:rsid w:val="00067CDF"/>
    <w:rsid w:val="00074FBE"/>
    <w:rsid w:val="00077A70"/>
    <w:rsid w:val="00083A09"/>
    <w:rsid w:val="00085243"/>
    <w:rsid w:val="0009005E"/>
    <w:rsid w:val="00092857"/>
    <w:rsid w:val="00093639"/>
    <w:rsid w:val="000A20A9"/>
    <w:rsid w:val="000A48B1"/>
    <w:rsid w:val="000B0752"/>
    <w:rsid w:val="000B10BD"/>
    <w:rsid w:val="000B3143"/>
    <w:rsid w:val="000B73A4"/>
    <w:rsid w:val="000B7E2B"/>
    <w:rsid w:val="000C0C55"/>
    <w:rsid w:val="000C22D8"/>
    <w:rsid w:val="000C2C0D"/>
    <w:rsid w:val="000C2FE9"/>
    <w:rsid w:val="000C3879"/>
    <w:rsid w:val="000C4034"/>
    <w:rsid w:val="000C64A7"/>
    <w:rsid w:val="000C6B05"/>
    <w:rsid w:val="000C6DD6"/>
    <w:rsid w:val="000C73D4"/>
    <w:rsid w:val="000C7ADD"/>
    <w:rsid w:val="000C7B37"/>
    <w:rsid w:val="000C7F79"/>
    <w:rsid w:val="000D181A"/>
    <w:rsid w:val="000D3D4C"/>
    <w:rsid w:val="000D4902"/>
    <w:rsid w:val="000D4F51"/>
    <w:rsid w:val="000D52A5"/>
    <w:rsid w:val="000D64AE"/>
    <w:rsid w:val="000D672A"/>
    <w:rsid w:val="000D718B"/>
    <w:rsid w:val="000E045A"/>
    <w:rsid w:val="000E0C46"/>
    <w:rsid w:val="000F030C"/>
    <w:rsid w:val="000F129C"/>
    <w:rsid w:val="000F2C4F"/>
    <w:rsid w:val="000F4592"/>
    <w:rsid w:val="000F5FE5"/>
    <w:rsid w:val="000F6C0F"/>
    <w:rsid w:val="000F7313"/>
    <w:rsid w:val="001056DE"/>
    <w:rsid w:val="001073CA"/>
    <w:rsid w:val="00111473"/>
    <w:rsid w:val="001124C0"/>
    <w:rsid w:val="001177BA"/>
    <w:rsid w:val="00117A60"/>
    <w:rsid w:val="0012254D"/>
    <w:rsid w:val="00123DC8"/>
    <w:rsid w:val="0013175F"/>
    <w:rsid w:val="00133F38"/>
    <w:rsid w:val="0013694A"/>
    <w:rsid w:val="00136E8B"/>
    <w:rsid w:val="001422C6"/>
    <w:rsid w:val="00143018"/>
    <w:rsid w:val="001430DF"/>
    <w:rsid w:val="00143AFE"/>
    <w:rsid w:val="00147E0A"/>
    <w:rsid w:val="00150B25"/>
    <w:rsid w:val="001512B4"/>
    <w:rsid w:val="0015222E"/>
    <w:rsid w:val="00157A7D"/>
    <w:rsid w:val="00157B7B"/>
    <w:rsid w:val="001620A5"/>
    <w:rsid w:val="00164E53"/>
    <w:rsid w:val="0016699D"/>
    <w:rsid w:val="001736F8"/>
    <w:rsid w:val="00174C48"/>
    <w:rsid w:val="00175159"/>
    <w:rsid w:val="00175985"/>
    <w:rsid w:val="00175BAF"/>
    <w:rsid w:val="00176208"/>
    <w:rsid w:val="0018211B"/>
    <w:rsid w:val="00183F14"/>
    <w:rsid w:val="001840D3"/>
    <w:rsid w:val="0018410B"/>
    <w:rsid w:val="001864F6"/>
    <w:rsid w:val="00187A36"/>
    <w:rsid w:val="001900F8"/>
    <w:rsid w:val="00190AAF"/>
    <w:rsid w:val="00190FCA"/>
    <w:rsid w:val="00191258"/>
    <w:rsid w:val="001924A9"/>
    <w:rsid w:val="00192680"/>
    <w:rsid w:val="00193037"/>
    <w:rsid w:val="001935CA"/>
    <w:rsid w:val="00193A2C"/>
    <w:rsid w:val="0019462C"/>
    <w:rsid w:val="001951DD"/>
    <w:rsid w:val="001967E3"/>
    <w:rsid w:val="001968A4"/>
    <w:rsid w:val="00197A83"/>
    <w:rsid w:val="001A025A"/>
    <w:rsid w:val="001A22D0"/>
    <w:rsid w:val="001A288E"/>
    <w:rsid w:val="001A776A"/>
    <w:rsid w:val="001B397D"/>
    <w:rsid w:val="001B42C1"/>
    <w:rsid w:val="001B4879"/>
    <w:rsid w:val="001B5C90"/>
    <w:rsid w:val="001B6DC2"/>
    <w:rsid w:val="001B6F2F"/>
    <w:rsid w:val="001B734A"/>
    <w:rsid w:val="001B754A"/>
    <w:rsid w:val="001C149C"/>
    <w:rsid w:val="001C21AC"/>
    <w:rsid w:val="001C3F0A"/>
    <w:rsid w:val="001C47BA"/>
    <w:rsid w:val="001C59EA"/>
    <w:rsid w:val="001C5D69"/>
    <w:rsid w:val="001C68A6"/>
    <w:rsid w:val="001D1351"/>
    <w:rsid w:val="001D406C"/>
    <w:rsid w:val="001D41EE"/>
    <w:rsid w:val="001D5021"/>
    <w:rsid w:val="001D6894"/>
    <w:rsid w:val="001D799D"/>
    <w:rsid w:val="001E0380"/>
    <w:rsid w:val="001E13B1"/>
    <w:rsid w:val="001E13BA"/>
    <w:rsid w:val="001E5033"/>
    <w:rsid w:val="001F37AB"/>
    <w:rsid w:val="001F39A7"/>
    <w:rsid w:val="001F3A19"/>
    <w:rsid w:val="001F6C55"/>
    <w:rsid w:val="00211284"/>
    <w:rsid w:val="002135EF"/>
    <w:rsid w:val="0022058A"/>
    <w:rsid w:val="002225ED"/>
    <w:rsid w:val="00223491"/>
    <w:rsid w:val="00223EFD"/>
    <w:rsid w:val="00227B38"/>
    <w:rsid w:val="00230EC1"/>
    <w:rsid w:val="00233E5F"/>
    <w:rsid w:val="00234137"/>
    <w:rsid w:val="00234467"/>
    <w:rsid w:val="0023504B"/>
    <w:rsid w:val="00237D8D"/>
    <w:rsid w:val="00241DA2"/>
    <w:rsid w:val="00242F93"/>
    <w:rsid w:val="00244B59"/>
    <w:rsid w:val="00247FEE"/>
    <w:rsid w:val="00250E77"/>
    <w:rsid w:val="00250E7D"/>
    <w:rsid w:val="0025472B"/>
    <w:rsid w:val="002565D5"/>
    <w:rsid w:val="00261F64"/>
    <w:rsid w:val="002622C0"/>
    <w:rsid w:val="0026246F"/>
    <w:rsid w:val="00263493"/>
    <w:rsid w:val="0026541F"/>
    <w:rsid w:val="002661D1"/>
    <w:rsid w:val="00267A2F"/>
    <w:rsid w:val="002704D3"/>
    <w:rsid w:val="00270853"/>
    <w:rsid w:val="002724B0"/>
    <w:rsid w:val="00272583"/>
    <w:rsid w:val="00272B20"/>
    <w:rsid w:val="00276702"/>
    <w:rsid w:val="002778AE"/>
    <w:rsid w:val="002806B1"/>
    <w:rsid w:val="00281229"/>
    <w:rsid w:val="0028269A"/>
    <w:rsid w:val="00283590"/>
    <w:rsid w:val="00286973"/>
    <w:rsid w:val="00290C77"/>
    <w:rsid w:val="0029223F"/>
    <w:rsid w:val="002943A3"/>
    <w:rsid w:val="00294E70"/>
    <w:rsid w:val="00297C93"/>
    <w:rsid w:val="002A1924"/>
    <w:rsid w:val="002A34CD"/>
    <w:rsid w:val="002A43BC"/>
    <w:rsid w:val="002A7420"/>
    <w:rsid w:val="002B0F12"/>
    <w:rsid w:val="002B1308"/>
    <w:rsid w:val="002B4554"/>
    <w:rsid w:val="002B4B07"/>
    <w:rsid w:val="002B785D"/>
    <w:rsid w:val="002C3A3C"/>
    <w:rsid w:val="002C42CE"/>
    <w:rsid w:val="002C71E5"/>
    <w:rsid w:val="002C72D8"/>
    <w:rsid w:val="002C7340"/>
    <w:rsid w:val="002D11FA"/>
    <w:rsid w:val="002D3F96"/>
    <w:rsid w:val="002E0A6C"/>
    <w:rsid w:val="002E0DDF"/>
    <w:rsid w:val="002E2906"/>
    <w:rsid w:val="002E400D"/>
    <w:rsid w:val="002E5635"/>
    <w:rsid w:val="002E5B0F"/>
    <w:rsid w:val="002E64C3"/>
    <w:rsid w:val="002E6A2C"/>
    <w:rsid w:val="002F1D8C"/>
    <w:rsid w:val="002F21DA"/>
    <w:rsid w:val="002F3D2B"/>
    <w:rsid w:val="0030152E"/>
    <w:rsid w:val="00301F39"/>
    <w:rsid w:val="00302C9F"/>
    <w:rsid w:val="003049DE"/>
    <w:rsid w:val="00314A5D"/>
    <w:rsid w:val="003168EE"/>
    <w:rsid w:val="0032166F"/>
    <w:rsid w:val="00325926"/>
    <w:rsid w:val="00327A8A"/>
    <w:rsid w:val="003307DA"/>
    <w:rsid w:val="00333FDE"/>
    <w:rsid w:val="003345F1"/>
    <w:rsid w:val="00334C37"/>
    <w:rsid w:val="0033521F"/>
    <w:rsid w:val="00336277"/>
    <w:rsid w:val="00336610"/>
    <w:rsid w:val="003409B5"/>
    <w:rsid w:val="00343F73"/>
    <w:rsid w:val="00345060"/>
    <w:rsid w:val="00346D02"/>
    <w:rsid w:val="0035323B"/>
    <w:rsid w:val="00353F1E"/>
    <w:rsid w:val="00355BEC"/>
    <w:rsid w:val="003609D2"/>
    <w:rsid w:val="00361E99"/>
    <w:rsid w:val="00363F22"/>
    <w:rsid w:val="003643D4"/>
    <w:rsid w:val="00365DD1"/>
    <w:rsid w:val="0037014F"/>
    <w:rsid w:val="00375564"/>
    <w:rsid w:val="003771AD"/>
    <w:rsid w:val="00383129"/>
    <w:rsid w:val="00383191"/>
    <w:rsid w:val="00386DED"/>
    <w:rsid w:val="00386FF7"/>
    <w:rsid w:val="00387026"/>
    <w:rsid w:val="003902E2"/>
    <w:rsid w:val="003912E7"/>
    <w:rsid w:val="00391ADC"/>
    <w:rsid w:val="00391E6E"/>
    <w:rsid w:val="0039202C"/>
    <w:rsid w:val="00392C9E"/>
    <w:rsid w:val="00393947"/>
    <w:rsid w:val="00393BDC"/>
    <w:rsid w:val="00393BFD"/>
    <w:rsid w:val="00397045"/>
    <w:rsid w:val="003972E7"/>
    <w:rsid w:val="003979E8"/>
    <w:rsid w:val="003A2275"/>
    <w:rsid w:val="003A305D"/>
    <w:rsid w:val="003A6A4F"/>
    <w:rsid w:val="003A7088"/>
    <w:rsid w:val="003B00DF"/>
    <w:rsid w:val="003B1275"/>
    <w:rsid w:val="003B1778"/>
    <w:rsid w:val="003C11CB"/>
    <w:rsid w:val="003C194A"/>
    <w:rsid w:val="003C2277"/>
    <w:rsid w:val="003C5202"/>
    <w:rsid w:val="003C75F3"/>
    <w:rsid w:val="003C78A3"/>
    <w:rsid w:val="003D033E"/>
    <w:rsid w:val="003D34A9"/>
    <w:rsid w:val="003D7522"/>
    <w:rsid w:val="003E0131"/>
    <w:rsid w:val="003E0E04"/>
    <w:rsid w:val="003E1867"/>
    <w:rsid w:val="003E2FAE"/>
    <w:rsid w:val="003E5729"/>
    <w:rsid w:val="003F21C8"/>
    <w:rsid w:val="003F4EE0"/>
    <w:rsid w:val="003F5BE0"/>
    <w:rsid w:val="00402153"/>
    <w:rsid w:val="00402FC1"/>
    <w:rsid w:val="0040317D"/>
    <w:rsid w:val="00422B8A"/>
    <w:rsid w:val="00423E7D"/>
    <w:rsid w:val="00424969"/>
    <w:rsid w:val="00425082"/>
    <w:rsid w:val="004278BE"/>
    <w:rsid w:val="00431DEB"/>
    <w:rsid w:val="00432A74"/>
    <w:rsid w:val="00433570"/>
    <w:rsid w:val="00435794"/>
    <w:rsid w:val="00435B47"/>
    <w:rsid w:val="004439D0"/>
    <w:rsid w:val="00446B29"/>
    <w:rsid w:val="00453F9A"/>
    <w:rsid w:val="00455A90"/>
    <w:rsid w:val="00460B0F"/>
    <w:rsid w:val="0046289A"/>
    <w:rsid w:val="00463A41"/>
    <w:rsid w:val="004640D1"/>
    <w:rsid w:val="00471E91"/>
    <w:rsid w:val="00472BD9"/>
    <w:rsid w:val="00474675"/>
    <w:rsid w:val="0047470C"/>
    <w:rsid w:val="00476AE2"/>
    <w:rsid w:val="0047742F"/>
    <w:rsid w:val="004805CD"/>
    <w:rsid w:val="004807B7"/>
    <w:rsid w:val="00483D8F"/>
    <w:rsid w:val="00484A0B"/>
    <w:rsid w:val="00486FF9"/>
    <w:rsid w:val="004873BE"/>
    <w:rsid w:val="00490BEE"/>
    <w:rsid w:val="00494068"/>
    <w:rsid w:val="004A07F2"/>
    <w:rsid w:val="004A0A81"/>
    <w:rsid w:val="004A1CE0"/>
    <w:rsid w:val="004A3513"/>
    <w:rsid w:val="004A35F9"/>
    <w:rsid w:val="004A721E"/>
    <w:rsid w:val="004B24C1"/>
    <w:rsid w:val="004B3758"/>
    <w:rsid w:val="004B4EEB"/>
    <w:rsid w:val="004C292F"/>
    <w:rsid w:val="004C58F2"/>
    <w:rsid w:val="004C5FCB"/>
    <w:rsid w:val="004D291B"/>
    <w:rsid w:val="004E46CD"/>
    <w:rsid w:val="004E479D"/>
    <w:rsid w:val="004E6691"/>
    <w:rsid w:val="004F3D32"/>
    <w:rsid w:val="0050130C"/>
    <w:rsid w:val="00510280"/>
    <w:rsid w:val="00513A2B"/>
    <w:rsid w:val="00513D73"/>
    <w:rsid w:val="00514A43"/>
    <w:rsid w:val="005174E5"/>
    <w:rsid w:val="00522393"/>
    <w:rsid w:val="00522620"/>
    <w:rsid w:val="005226E7"/>
    <w:rsid w:val="00525656"/>
    <w:rsid w:val="00525DE1"/>
    <w:rsid w:val="005278EC"/>
    <w:rsid w:val="00530304"/>
    <w:rsid w:val="00531C74"/>
    <w:rsid w:val="00534C02"/>
    <w:rsid w:val="00534E29"/>
    <w:rsid w:val="00535345"/>
    <w:rsid w:val="00535DDF"/>
    <w:rsid w:val="0053663B"/>
    <w:rsid w:val="00536732"/>
    <w:rsid w:val="00540BE0"/>
    <w:rsid w:val="0054264B"/>
    <w:rsid w:val="00543786"/>
    <w:rsid w:val="005474CD"/>
    <w:rsid w:val="0054755D"/>
    <w:rsid w:val="005475DE"/>
    <w:rsid w:val="005525BE"/>
    <w:rsid w:val="0055282A"/>
    <w:rsid w:val="00553197"/>
    <w:rsid w:val="005531E0"/>
    <w:rsid w:val="005533D7"/>
    <w:rsid w:val="00563DDA"/>
    <w:rsid w:val="00564B54"/>
    <w:rsid w:val="00566B99"/>
    <w:rsid w:val="005703DE"/>
    <w:rsid w:val="00570BBA"/>
    <w:rsid w:val="00571072"/>
    <w:rsid w:val="00571B73"/>
    <w:rsid w:val="00572CD2"/>
    <w:rsid w:val="00575976"/>
    <w:rsid w:val="005762EB"/>
    <w:rsid w:val="005763BD"/>
    <w:rsid w:val="0058061B"/>
    <w:rsid w:val="0058457C"/>
    <w:rsid w:val="0058464E"/>
    <w:rsid w:val="005848DF"/>
    <w:rsid w:val="005A01CB"/>
    <w:rsid w:val="005A2D89"/>
    <w:rsid w:val="005A58FF"/>
    <w:rsid w:val="005A5EAF"/>
    <w:rsid w:val="005A64C0"/>
    <w:rsid w:val="005B1C8C"/>
    <w:rsid w:val="005B2820"/>
    <w:rsid w:val="005B3C11"/>
    <w:rsid w:val="005B423E"/>
    <w:rsid w:val="005B51F4"/>
    <w:rsid w:val="005B7835"/>
    <w:rsid w:val="005C1C28"/>
    <w:rsid w:val="005C62BF"/>
    <w:rsid w:val="005C6DB5"/>
    <w:rsid w:val="005D0675"/>
    <w:rsid w:val="005D280E"/>
    <w:rsid w:val="005E19E7"/>
    <w:rsid w:val="005E2C26"/>
    <w:rsid w:val="006022E2"/>
    <w:rsid w:val="006058F1"/>
    <w:rsid w:val="00610527"/>
    <w:rsid w:val="006157F0"/>
    <w:rsid w:val="0061716C"/>
    <w:rsid w:val="006212A2"/>
    <w:rsid w:val="00621625"/>
    <w:rsid w:val="006243A1"/>
    <w:rsid w:val="006267CB"/>
    <w:rsid w:val="00631CE5"/>
    <w:rsid w:val="00632E56"/>
    <w:rsid w:val="00633C90"/>
    <w:rsid w:val="006347D3"/>
    <w:rsid w:val="00635CBA"/>
    <w:rsid w:val="00636E8C"/>
    <w:rsid w:val="00637A9B"/>
    <w:rsid w:val="006405C6"/>
    <w:rsid w:val="0064338B"/>
    <w:rsid w:val="00643489"/>
    <w:rsid w:val="006438E6"/>
    <w:rsid w:val="00644787"/>
    <w:rsid w:val="00644D8F"/>
    <w:rsid w:val="006450D6"/>
    <w:rsid w:val="00646542"/>
    <w:rsid w:val="006465C8"/>
    <w:rsid w:val="006504F4"/>
    <w:rsid w:val="006519E3"/>
    <w:rsid w:val="00654BC9"/>
    <w:rsid w:val="006552FD"/>
    <w:rsid w:val="00663AF3"/>
    <w:rsid w:val="006646B5"/>
    <w:rsid w:val="00666B6C"/>
    <w:rsid w:val="00672DFC"/>
    <w:rsid w:val="00673E72"/>
    <w:rsid w:val="006758F2"/>
    <w:rsid w:val="00676F93"/>
    <w:rsid w:val="00680FEC"/>
    <w:rsid w:val="00681F26"/>
    <w:rsid w:val="00682682"/>
    <w:rsid w:val="00682702"/>
    <w:rsid w:val="00683366"/>
    <w:rsid w:val="00687687"/>
    <w:rsid w:val="00692368"/>
    <w:rsid w:val="006933F9"/>
    <w:rsid w:val="006978D5"/>
    <w:rsid w:val="006A17C8"/>
    <w:rsid w:val="006A2EBC"/>
    <w:rsid w:val="006A3DEF"/>
    <w:rsid w:val="006A40D4"/>
    <w:rsid w:val="006A55A8"/>
    <w:rsid w:val="006A5EA0"/>
    <w:rsid w:val="006A6621"/>
    <w:rsid w:val="006A729D"/>
    <w:rsid w:val="006A783B"/>
    <w:rsid w:val="006A7B33"/>
    <w:rsid w:val="006B4E13"/>
    <w:rsid w:val="006B75DD"/>
    <w:rsid w:val="006C67E0"/>
    <w:rsid w:val="006C7ABA"/>
    <w:rsid w:val="006D08CC"/>
    <w:rsid w:val="006D0C78"/>
    <w:rsid w:val="006D0D60"/>
    <w:rsid w:val="006D1122"/>
    <w:rsid w:val="006D1406"/>
    <w:rsid w:val="006D35B2"/>
    <w:rsid w:val="006D3C00"/>
    <w:rsid w:val="006D5D59"/>
    <w:rsid w:val="006D6544"/>
    <w:rsid w:val="006D7164"/>
    <w:rsid w:val="006E001A"/>
    <w:rsid w:val="006E3675"/>
    <w:rsid w:val="006E4A7F"/>
    <w:rsid w:val="006E600B"/>
    <w:rsid w:val="006E7EC4"/>
    <w:rsid w:val="006F21F1"/>
    <w:rsid w:val="006F7167"/>
    <w:rsid w:val="00700F4A"/>
    <w:rsid w:val="0070139B"/>
    <w:rsid w:val="00702241"/>
    <w:rsid w:val="0070387B"/>
    <w:rsid w:val="0070403E"/>
    <w:rsid w:val="00704DF6"/>
    <w:rsid w:val="00705CBF"/>
    <w:rsid w:val="00705F77"/>
    <w:rsid w:val="00706512"/>
    <w:rsid w:val="0070651C"/>
    <w:rsid w:val="0070782D"/>
    <w:rsid w:val="00712228"/>
    <w:rsid w:val="00712F00"/>
    <w:rsid w:val="007132A3"/>
    <w:rsid w:val="007137BC"/>
    <w:rsid w:val="00716421"/>
    <w:rsid w:val="00717F2F"/>
    <w:rsid w:val="00720342"/>
    <w:rsid w:val="0072347A"/>
    <w:rsid w:val="00724EFB"/>
    <w:rsid w:val="007262A1"/>
    <w:rsid w:val="00731DE0"/>
    <w:rsid w:val="00732694"/>
    <w:rsid w:val="00737CEA"/>
    <w:rsid w:val="007419C3"/>
    <w:rsid w:val="00741D72"/>
    <w:rsid w:val="00745605"/>
    <w:rsid w:val="007467A7"/>
    <w:rsid w:val="007469DD"/>
    <w:rsid w:val="0074741B"/>
    <w:rsid w:val="0074759E"/>
    <w:rsid w:val="007478EA"/>
    <w:rsid w:val="00750BF6"/>
    <w:rsid w:val="00750D73"/>
    <w:rsid w:val="00751985"/>
    <w:rsid w:val="0075415C"/>
    <w:rsid w:val="00755496"/>
    <w:rsid w:val="007554A8"/>
    <w:rsid w:val="00760841"/>
    <w:rsid w:val="00763502"/>
    <w:rsid w:val="00764E47"/>
    <w:rsid w:val="00767043"/>
    <w:rsid w:val="00770421"/>
    <w:rsid w:val="00776E4A"/>
    <w:rsid w:val="00783A08"/>
    <w:rsid w:val="00785E9B"/>
    <w:rsid w:val="00785EE7"/>
    <w:rsid w:val="007877E0"/>
    <w:rsid w:val="00790BAB"/>
    <w:rsid w:val="007910EE"/>
    <w:rsid w:val="007913AB"/>
    <w:rsid w:val="007914F7"/>
    <w:rsid w:val="00791B71"/>
    <w:rsid w:val="00791E77"/>
    <w:rsid w:val="00792139"/>
    <w:rsid w:val="007928C7"/>
    <w:rsid w:val="0079506B"/>
    <w:rsid w:val="0079534E"/>
    <w:rsid w:val="0079582C"/>
    <w:rsid w:val="00796E38"/>
    <w:rsid w:val="00797E61"/>
    <w:rsid w:val="007A0D47"/>
    <w:rsid w:val="007A1DE2"/>
    <w:rsid w:val="007A2054"/>
    <w:rsid w:val="007A2D20"/>
    <w:rsid w:val="007A33B2"/>
    <w:rsid w:val="007A5444"/>
    <w:rsid w:val="007B0C8A"/>
    <w:rsid w:val="007B1625"/>
    <w:rsid w:val="007B1C6C"/>
    <w:rsid w:val="007B1CDA"/>
    <w:rsid w:val="007B2FC1"/>
    <w:rsid w:val="007B3530"/>
    <w:rsid w:val="007B39DE"/>
    <w:rsid w:val="007B4530"/>
    <w:rsid w:val="007B706E"/>
    <w:rsid w:val="007B71EB"/>
    <w:rsid w:val="007B73AE"/>
    <w:rsid w:val="007C42D1"/>
    <w:rsid w:val="007C4854"/>
    <w:rsid w:val="007C6205"/>
    <w:rsid w:val="007C686A"/>
    <w:rsid w:val="007C728E"/>
    <w:rsid w:val="007C7995"/>
    <w:rsid w:val="007D0A3E"/>
    <w:rsid w:val="007D2C53"/>
    <w:rsid w:val="007D2F56"/>
    <w:rsid w:val="007D3D60"/>
    <w:rsid w:val="007D40B9"/>
    <w:rsid w:val="007D7921"/>
    <w:rsid w:val="007E0DE6"/>
    <w:rsid w:val="007E1980"/>
    <w:rsid w:val="007E38A5"/>
    <w:rsid w:val="007E4B76"/>
    <w:rsid w:val="007E5EA8"/>
    <w:rsid w:val="007E7A8E"/>
    <w:rsid w:val="007F0CF1"/>
    <w:rsid w:val="007F12A5"/>
    <w:rsid w:val="007F4CF1"/>
    <w:rsid w:val="007F5F30"/>
    <w:rsid w:val="007F758D"/>
    <w:rsid w:val="007F7D52"/>
    <w:rsid w:val="008049D6"/>
    <w:rsid w:val="0080654C"/>
    <w:rsid w:val="008071C6"/>
    <w:rsid w:val="00810F5F"/>
    <w:rsid w:val="00811149"/>
    <w:rsid w:val="00812E87"/>
    <w:rsid w:val="00813B91"/>
    <w:rsid w:val="00815BD0"/>
    <w:rsid w:val="00817A00"/>
    <w:rsid w:val="0082496C"/>
    <w:rsid w:val="008264C7"/>
    <w:rsid w:val="008318EE"/>
    <w:rsid w:val="00833E56"/>
    <w:rsid w:val="00835DB3"/>
    <w:rsid w:val="0083617B"/>
    <w:rsid w:val="008371BD"/>
    <w:rsid w:val="008504A8"/>
    <w:rsid w:val="008508CC"/>
    <w:rsid w:val="0085282E"/>
    <w:rsid w:val="008535D7"/>
    <w:rsid w:val="00856220"/>
    <w:rsid w:val="0085675D"/>
    <w:rsid w:val="0086028E"/>
    <w:rsid w:val="00860F84"/>
    <w:rsid w:val="00862676"/>
    <w:rsid w:val="00864574"/>
    <w:rsid w:val="00866525"/>
    <w:rsid w:val="0087198C"/>
    <w:rsid w:val="00871A00"/>
    <w:rsid w:val="00872C1F"/>
    <w:rsid w:val="00873B42"/>
    <w:rsid w:val="0087680B"/>
    <w:rsid w:val="008839CF"/>
    <w:rsid w:val="00883AF0"/>
    <w:rsid w:val="008856D8"/>
    <w:rsid w:val="00885706"/>
    <w:rsid w:val="00886C0F"/>
    <w:rsid w:val="00886C98"/>
    <w:rsid w:val="00892E82"/>
    <w:rsid w:val="00892EF4"/>
    <w:rsid w:val="00894D77"/>
    <w:rsid w:val="00895B40"/>
    <w:rsid w:val="008968A4"/>
    <w:rsid w:val="00896BBB"/>
    <w:rsid w:val="008976C9"/>
    <w:rsid w:val="008A66B7"/>
    <w:rsid w:val="008A7195"/>
    <w:rsid w:val="008B1D3D"/>
    <w:rsid w:val="008B6AEE"/>
    <w:rsid w:val="008C1B58"/>
    <w:rsid w:val="008C39AE"/>
    <w:rsid w:val="008C590D"/>
    <w:rsid w:val="008C7904"/>
    <w:rsid w:val="008D39D3"/>
    <w:rsid w:val="008D501A"/>
    <w:rsid w:val="008D7167"/>
    <w:rsid w:val="008E031B"/>
    <w:rsid w:val="008E1F84"/>
    <w:rsid w:val="008E69FB"/>
    <w:rsid w:val="008E7029"/>
    <w:rsid w:val="008E7EF6"/>
    <w:rsid w:val="008F1F98"/>
    <w:rsid w:val="008F5B95"/>
    <w:rsid w:val="008F5F6D"/>
    <w:rsid w:val="008F6758"/>
    <w:rsid w:val="008F6D09"/>
    <w:rsid w:val="00900D0A"/>
    <w:rsid w:val="009020D3"/>
    <w:rsid w:val="009040DD"/>
    <w:rsid w:val="009059CF"/>
    <w:rsid w:val="00905B47"/>
    <w:rsid w:val="00911BF1"/>
    <w:rsid w:val="0091331C"/>
    <w:rsid w:val="00926E5C"/>
    <w:rsid w:val="009279DE"/>
    <w:rsid w:val="00930116"/>
    <w:rsid w:val="009312E7"/>
    <w:rsid w:val="00932820"/>
    <w:rsid w:val="0093516D"/>
    <w:rsid w:val="00935C93"/>
    <w:rsid w:val="00935E80"/>
    <w:rsid w:val="0094212C"/>
    <w:rsid w:val="00942E38"/>
    <w:rsid w:val="00945277"/>
    <w:rsid w:val="00946846"/>
    <w:rsid w:val="00947B16"/>
    <w:rsid w:val="00950F6D"/>
    <w:rsid w:val="00952E14"/>
    <w:rsid w:val="00954689"/>
    <w:rsid w:val="009617C9"/>
    <w:rsid w:val="00961C93"/>
    <w:rsid w:val="00965324"/>
    <w:rsid w:val="00967117"/>
    <w:rsid w:val="00967E55"/>
    <w:rsid w:val="0097091E"/>
    <w:rsid w:val="00975D17"/>
    <w:rsid w:val="009760D3"/>
    <w:rsid w:val="00977132"/>
    <w:rsid w:val="009778AE"/>
    <w:rsid w:val="00981A4B"/>
    <w:rsid w:val="00982501"/>
    <w:rsid w:val="00986167"/>
    <w:rsid w:val="009877D3"/>
    <w:rsid w:val="00994E8F"/>
    <w:rsid w:val="009951DC"/>
    <w:rsid w:val="009955C8"/>
    <w:rsid w:val="009959BB"/>
    <w:rsid w:val="0099691A"/>
    <w:rsid w:val="00997158"/>
    <w:rsid w:val="00997C63"/>
    <w:rsid w:val="009A3A7C"/>
    <w:rsid w:val="009A5C7E"/>
    <w:rsid w:val="009B073B"/>
    <w:rsid w:val="009B2ADB"/>
    <w:rsid w:val="009B603A"/>
    <w:rsid w:val="009C2D0E"/>
    <w:rsid w:val="009C3DAC"/>
    <w:rsid w:val="009C42E0"/>
    <w:rsid w:val="009D17A0"/>
    <w:rsid w:val="009D5362"/>
    <w:rsid w:val="009D54FF"/>
    <w:rsid w:val="009D7691"/>
    <w:rsid w:val="009E1415"/>
    <w:rsid w:val="009E46B2"/>
    <w:rsid w:val="009E5D60"/>
    <w:rsid w:val="009E5F64"/>
    <w:rsid w:val="009E6116"/>
    <w:rsid w:val="009E61D8"/>
    <w:rsid w:val="009E628D"/>
    <w:rsid w:val="009E6494"/>
    <w:rsid w:val="009F155D"/>
    <w:rsid w:val="009F2C2A"/>
    <w:rsid w:val="009F7B60"/>
    <w:rsid w:val="00A02E43"/>
    <w:rsid w:val="00A03831"/>
    <w:rsid w:val="00A04306"/>
    <w:rsid w:val="00A043E2"/>
    <w:rsid w:val="00A04710"/>
    <w:rsid w:val="00A056AA"/>
    <w:rsid w:val="00A065F9"/>
    <w:rsid w:val="00A07F34"/>
    <w:rsid w:val="00A121D9"/>
    <w:rsid w:val="00A1232F"/>
    <w:rsid w:val="00A12391"/>
    <w:rsid w:val="00A13832"/>
    <w:rsid w:val="00A145EF"/>
    <w:rsid w:val="00A15456"/>
    <w:rsid w:val="00A16140"/>
    <w:rsid w:val="00A215B9"/>
    <w:rsid w:val="00A21604"/>
    <w:rsid w:val="00A22154"/>
    <w:rsid w:val="00A23C56"/>
    <w:rsid w:val="00A247E2"/>
    <w:rsid w:val="00A25C38"/>
    <w:rsid w:val="00A27CC8"/>
    <w:rsid w:val="00A3652F"/>
    <w:rsid w:val="00A36BBE"/>
    <w:rsid w:val="00A36DA4"/>
    <w:rsid w:val="00A3728A"/>
    <w:rsid w:val="00A3761D"/>
    <w:rsid w:val="00A376B7"/>
    <w:rsid w:val="00A4307A"/>
    <w:rsid w:val="00A4367D"/>
    <w:rsid w:val="00A47EBB"/>
    <w:rsid w:val="00A47F62"/>
    <w:rsid w:val="00A50671"/>
    <w:rsid w:val="00A51CDD"/>
    <w:rsid w:val="00A544A8"/>
    <w:rsid w:val="00A55382"/>
    <w:rsid w:val="00A56257"/>
    <w:rsid w:val="00A57A3C"/>
    <w:rsid w:val="00A62B3B"/>
    <w:rsid w:val="00A655C3"/>
    <w:rsid w:val="00A65766"/>
    <w:rsid w:val="00A6730D"/>
    <w:rsid w:val="00A71625"/>
    <w:rsid w:val="00A71B9B"/>
    <w:rsid w:val="00A731B3"/>
    <w:rsid w:val="00A73D4B"/>
    <w:rsid w:val="00A74924"/>
    <w:rsid w:val="00A751C7"/>
    <w:rsid w:val="00A75D84"/>
    <w:rsid w:val="00A75E43"/>
    <w:rsid w:val="00A77591"/>
    <w:rsid w:val="00A80F18"/>
    <w:rsid w:val="00A81E89"/>
    <w:rsid w:val="00A84052"/>
    <w:rsid w:val="00A849D2"/>
    <w:rsid w:val="00A87844"/>
    <w:rsid w:val="00A9029C"/>
    <w:rsid w:val="00A91188"/>
    <w:rsid w:val="00A926F3"/>
    <w:rsid w:val="00A92AF8"/>
    <w:rsid w:val="00A930E8"/>
    <w:rsid w:val="00A95494"/>
    <w:rsid w:val="00A971D0"/>
    <w:rsid w:val="00A97418"/>
    <w:rsid w:val="00AA038C"/>
    <w:rsid w:val="00AA0AED"/>
    <w:rsid w:val="00AA1CFF"/>
    <w:rsid w:val="00AA315E"/>
    <w:rsid w:val="00AA630E"/>
    <w:rsid w:val="00AA787C"/>
    <w:rsid w:val="00AA7A09"/>
    <w:rsid w:val="00AA7E1C"/>
    <w:rsid w:val="00AB36E7"/>
    <w:rsid w:val="00AB3B50"/>
    <w:rsid w:val="00AC012C"/>
    <w:rsid w:val="00AC05B1"/>
    <w:rsid w:val="00AC0D81"/>
    <w:rsid w:val="00AC0E1D"/>
    <w:rsid w:val="00AC6A57"/>
    <w:rsid w:val="00AC6AE1"/>
    <w:rsid w:val="00AD3440"/>
    <w:rsid w:val="00AD356C"/>
    <w:rsid w:val="00AD69C4"/>
    <w:rsid w:val="00AE28D6"/>
    <w:rsid w:val="00AE2914"/>
    <w:rsid w:val="00AE30FD"/>
    <w:rsid w:val="00AE567B"/>
    <w:rsid w:val="00AE6D15"/>
    <w:rsid w:val="00AE6DA6"/>
    <w:rsid w:val="00AE77AE"/>
    <w:rsid w:val="00AE7EA5"/>
    <w:rsid w:val="00AF306D"/>
    <w:rsid w:val="00AF3400"/>
    <w:rsid w:val="00AF407F"/>
    <w:rsid w:val="00B00AD1"/>
    <w:rsid w:val="00B00DFC"/>
    <w:rsid w:val="00B04182"/>
    <w:rsid w:val="00B07AE3"/>
    <w:rsid w:val="00B1080D"/>
    <w:rsid w:val="00B11430"/>
    <w:rsid w:val="00B135B5"/>
    <w:rsid w:val="00B1394E"/>
    <w:rsid w:val="00B158C5"/>
    <w:rsid w:val="00B15A39"/>
    <w:rsid w:val="00B23BCB"/>
    <w:rsid w:val="00B24D35"/>
    <w:rsid w:val="00B274BB"/>
    <w:rsid w:val="00B31A7C"/>
    <w:rsid w:val="00B31C77"/>
    <w:rsid w:val="00B322F3"/>
    <w:rsid w:val="00B33FB4"/>
    <w:rsid w:val="00B34008"/>
    <w:rsid w:val="00B353EB"/>
    <w:rsid w:val="00B35E13"/>
    <w:rsid w:val="00B439C4"/>
    <w:rsid w:val="00B4535E"/>
    <w:rsid w:val="00B464DB"/>
    <w:rsid w:val="00B52433"/>
    <w:rsid w:val="00B52A8C"/>
    <w:rsid w:val="00B52AE9"/>
    <w:rsid w:val="00B5743F"/>
    <w:rsid w:val="00B602EA"/>
    <w:rsid w:val="00B620AE"/>
    <w:rsid w:val="00B636A8"/>
    <w:rsid w:val="00B63F22"/>
    <w:rsid w:val="00B64526"/>
    <w:rsid w:val="00B6506B"/>
    <w:rsid w:val="00B657F4"/>
    <w:rsid w:val="00B665C6"/>
    <w:rsid w:val="00B70C1D"/>
    <w:rsid w:val="00B70CB9"/>
    <w:rsid w:val="00B74AD0"/>
    <w:rsid w:val="00B75B99"/>
    <w:rsid w:val="00B805AF"/>
    <w:rsid w:val="00B820EC"/>
    <w:rsid w:val="00B869EC"/>
    <w:rsid w:val="00B9246A"/>
    <w:rsid w:val="00B93034"/>
    <w:rsid w:val="00B9397A"/>
    <w:rsid w:val="00B9633D"/>
    <w:rsid w:val="00B96379"/>
    <w:rsid w:val="00BA1375"/>
    <w:rsid w:val="00BA2EBE"/>
    <w:rsid w:val="00BB0F28"/>
    <w:rsid w:val="00BB125B"/>
    <w:rsid w:val="00BB1884"/>
    <w:rsid w:val="00BB29AA"/>
    <w:rsid w:val="00BB29B9"/>
    <w:rsid w:val="00BB458A"/>
    <w:rsid w:val="00BB5333"/>
    <w:rsid w:val="00BC1E25"/>
    <w:rsid w:val="00BC46CA"/>
    <w:rsid w:val="00BC65CA"/>
    <w:rsid w:val="00BD00D3"/>
    <w:rsid w:val="00BD1659"/>
    <w:rsid w:val="00BD3AA9"/>
    <w:rsid w:val="00BD4155"/>
    <w:rsid w:val="00BD4A18"/>
    <w:rsid w:val="00BD4E1C"/>
    <w:rsid w:val="00BD6DB2"/>
    <w:rsid w:val="00BE11CF"/>
    <w:rsid w:val="00BE196A"/>
    <w:rsid w:val="00BE21AB"/>
    <w:rsid w:val="00BE55CB"/>
    <w:rsid w:val="00BE574E"/>
    <w:rsid w:val="00BF2E6F"/>
    <w:rsid w:val="00BF617A"/>
    <w:rsid w:val="00BF6716"/>
    <w:rsid w:val="00C0379D"/>
    <w:rsid w:val="00C03931"/>
    <w:rsid w:val="00C03983"/>
    <w:rsid w:val="00C05FE3"/>
    <w:rsid w:val="00C06779"/>
    <w:rsid w:val="00C10862"/>
    <w:rsid w:val="00C1246D"/>
    <w:rsid w:val="00C13FD9"/>
    <w:rsid w:val="00C15709"/>
    <w:rsid w:val="00C15FE0"/>
    <w:rsid w:val="00C2014C"/>
    <w:rsid w:val="00C2136D"/>
    <w:rsid w:val="00C214EE"/>
    <w:rsid w:val="00C227EC"/>
    <w:rsid w:val="00C22DA0"/>
    <w:rsid w:val="00C2314B"/>
    <w:rsid w:val="00C245CE"/>
    <w:rsid w:val="00C24971"/>
    <w:rsid w:val="00C252AF"/>
    <w:rsid w:val="00C26BE5"/>
    <w:rsid w:val="00C26E4D"/>
    <w:rsid w:val="00C27909"/>
    <w:rsid w:val="00C27B03"/>
    <w:rsid w:val="00C314E1"/>
    <w:rsid w:val="00C32060"/>
    <w:rsid w:val="00C324FC"/>
    <w:rsid w:val="00C34397"/>
    <w:rsid w:val="00C34FA3"/>
    <w:rsid w:val="00C35A76"/>
    <w:rsid w:val="00C4095D"/>
    <w:rsid w:val="00C41C36"/>
    <w:rsid w:val="00C45019"/>
    <w:rsid w:val="00C46618"/>
    <w:rsid w:val="00C50470"/>
    <w:rsid w:val="00C53558"/>
    <w:rsid w:val="00C554FF"/>
    <w:rsid w:val="00C57E97"/>
    <w:rsid w:val="00C601D2"/>
    <w:rsid w:val="00C65BCC"/>
    <w:rsid w:val="00C6625A"/>
    <w:rsid w:val="00C66970"/>
    <w:rsid w:val="00C66A42"/>
    <w:rsid w:val="00C70872"/>
    <w:rsid w:val="00C708E2"/>
    <w:rsid w:val="00C70C1F"/>
    <w:rsid w:val="00C773D0"/>
    <w:rsid w:val="00C77CFB"/>
    <w:rsid w:val="00C80B3B"/>
    <w:rsid w:val="00C8141A"/>
    <w:rsid w:val="00C8691C"/>
    <w:rsid w:val="00C96973"/>
    <w:rsid w:val="00CA082B"/>
    <w:rsid w:val="00CA1124"/>
    <w:rsid w:val="00CA168A"/>
    <w:rsid w:val="00CA2E44"/>
    <w:rsid w:val="00CA357E"/>
    <w:rsid w:val="00CA38C9"/>
    <w:rsid w:val="00CA3F34"/>
    <w:rsid w:val="00CA44F9"/>
    <w:rsid w:val="00CA4A69"/>
    <w:rsid w:val="00CA4B7B"/>
    <w:rsid w:val="00CA57DD"/>
    <w:rsid w:val="00CA7656"/>
    <w:rsid w:val="00CB1706"/>
    <w:rsid w:val="00CB19E2"/>
    <w:rsid w:val="00CB5CD5"/>
    <w:rsid w:val="00CC0F75"/>
    <w:rsid w:val="00CC1AEA"/>
    <w:rsid w:val="00CC3E0C"/>
    <w:rsid w:val="00CC58D3"/>
    <w:rsid w:val="00CC6B5A"/>
    <w:rsid w:val="00CC784D"/>
    <w:rsid w:val="00CD6EE6"/>
    <w:rsid w:val="00CE1C1F"/>
    <w:rsid w:val="00CE2144"/>
    <w:rsid w:val="00CE2A71"/>
    <w:rsid w:val="00CE5E13"/>
    <w:rsid w:val="00CE7ED1"/>
    <w:rsid w:val="00CF0FCF"/>
    <w:rsid w:val="00CF1618"/>
    <w:rsid w:val="00CF4727"/>
    <w:rsid w:val="00CF49C5"/>
    <w:rsid w:val="00CF5D64"/>
    <w:rsid w:val="00CF5EED"/>
    <w:rsid w:val="00CF79F6"/>
    <w:rsid w:val="00D0337B"/>
    <w:rsid w:val="00D04AE3"/>
    <w:rsid w:val="00D0702E"/>
    <w:rsid w:val="00D0719A"/>
    <w:rsid w:val="00D079B2"/>
    <w:rsid w:val="00D11180"/>
    <w:rsid w:val="00D114E9"/>
    <w:rsid w:val="00D12458"/>
    <w:rsid w:val="00D17ECE"/>
    <w:rsid w:val="00D2274D"/>
    <w:rsid w:val="00D2375C"/>
    <w:rsid w:val="00D31805"/>
    <w:rsid w:val="00D31BFB"/>
    <w:rsid w:val="00D338F0"/>
    <w:rsid w:val="00D33A13"/>
    <w:rsid w:val="00D35F23"/>
    <w:rsid w:val="00D414C6"/>
    <w:rsid w:val="00D42796"/>
    <w:rsid w:val="00D429C6"/>
    <w:rsid w:val="00D450F2"/>
    <w:rsid w:val="00D47748"/>
    <w:rsid w:val="00D52E9F"/>
    <w:rsid w:val="00D531E7"/>
    <w:rsid w:val="00D53ABE"/>
    <w:rsid w:val="00D54CC3"/>
    <w:rsid w:val="00D6041A"/>
    <w:rsid w:val="00D62564"/>
    <w:rsid w:val="00D633EB"/>
    <w:rsid w:val="00D6727A"/>
    <w:rsid w:val="00D72CC3"/>
    <w:rsid w:val="00D73C6D"/>
    <w:rsid w:val="00D7607A"/>
    <w:rsid w:val="00D764AD"/>
    <w:rsid w:val="00D82FF7"/>
    <w:rsid w:val="00D8381D"/>
    <w:rsid w:val="00D847FE"/>
    <w:rsid w:val="00D86797"/>
    <w:rsid w:val="00D90E6A"/>
    <w:rsid w:val="00D93843"/>
    <w:rsid w:val="00D941CC"/>
    <w:rsid w:val="00D944BE"/>
    <w:rsid w:val="00D964EA"/>
    <w:rsid w:val="00D966D0"/>
    <w:rsid w:val="00D969A2"/>
    <w:rsid w:val="00DA01CD"/>
    <w:rsid w:val="00DA0C59"/>
    <w:rsid w:val="00DA3991"/>
    <w:rsid w:val="00DA7EE3"/>
    <w:rsid w:val="00DB6BAD"/>
    <w:rsid w:val="00DB7E6C"/>
    <w:rsid w:val="00DC6D2E"/>
    <w:rsid w:val="00DC7745"/>
    <w:rsid w:val="00DD1648"/>
    <w:rsid w:val="00DD228A"/>
    <w:rsid w:val="00DD26ED"/>
    <w:rsid w:val="00DD2D9B"/>
    <w:rsid w:val="00DD5A29"/>
    <w:rsid w:val="00DD5D9D"/>
    <w:rsid w:val="00DE01B0"/>
    <w:rsid w:val="00DE35CB"/>
    <w:rsid w:val="00DE362F"/>
    <w:rsid w:val="00DE519A"/>
    <w:rsid w:val="00DE533D"/>
    <w:rsid w:val="00DF21E9"/>
    <w:rsid w:val="00DF6568"/>
    <w:rsid w:val="00DF76D1"/>
    <w:rsid w:val="00DF7DFD"/>
    <w:rsid w:val="00E00F14"/>
    <w:rsid w:val="00E02D65"/>
    <w:rsid w:val="00E038AF"/>
    <w:rsid w:val="00E06386"/>
    <w:rsid w:val="00E06858"/>
    <w:rsid w:val="00E11323"/>
    <w:rsid w:val="00E1277B"/>
    <w:rsid w:val="00E24EB4"/>
    <w:rsid w:val="00E320ED"/>
    <w:rsid w:val="00E33AFB"/>
    <w:rsid w:val="00E34218"/>
    <w:rsid w:val="00E34E3E"/>
    <w:rsid w:val="00E352A6"/>
    <w:rsid w:val="00E37D6C"/>
    <w:rsid w:val="00E428BD"/>
    <w:rsid w:val="00E435A9"/>
    <w:rsid w:val="00E46282"/>
    <w:rsid w:val="00E467B7"/>
    <w:rsid w:val="00E476CB"/>
    <w:rsid w:val="00E47928"/>
    <w:rsid w:val="00E5216E"/>
    <w:rsid w:val="00E57149"/>
    <w:rsid w:val="00E573A8"/>
    <w:rsid w:val="00E61356"/>
    <w:rsid w:val="00E63054"/>
    <w:rsid w:val="00E631E9"/>
    <w:rsid w:val="00E64AFB"/>
    <w:rsid w:val="00E760BF"/>
    <w:rsid w:val="00E812AD"/>
    <w:rsid w:val="00E82344"/>
    <w:rsid w:val="00E8319D"/>
    <w:rsid w:val="00E84C82"/>
    <w:rsid w:val="00E84D64"/>
    <w:rsid w:val="00E850D4"/>
    <w:rsid w:val="00E87408"/>
    <w:rsid w:val="00E914C4"/>
    <w:rsid w:val="00E92CB9"/>
    <w:rsid w:val="00E934F5"/>
    <w:rsid w:val="00E9686D"/>
    <w:rsid w:val="00E96961"/>
    <w:rsid w:val="00EA0D5F"/>
    <w:rsid w:val="00EA3F13"/>
    <w:rsid w:val="00EA62BE"/>
    <w:rsid w:val="00EA72EC"/>
    <w:rsid w:val="00EB11CB"/>
    <w:rsid w:val="00EB11DD"/>
    <w:rsid w:val="00EB275A"/>
    <w:rsid w:val="00EB4B1A"/>
    <w:rsid w:val="00EB5F4E"/>
    <w:rsid w:val="00EB6D31"/>
    <w:rsid w:val="00EB786A"/>
    <w:rsid w:val="00EC1578"/>
    <w:rsid w:val="00EC1C72"/>
    <w:rsid w:val="00EC1D90"/>
    <w:rsid w:val="00EC2CDE"/>
    <w:rsid w:val="00EC3CC9"/>
    <w:rsid w:val="00EC5326"/>
    <w:rsid w:val="00EC680A"/>
    <w:rsid w:val="00EC6F55"/>
    <w:rsid w:val="00ED05D8"/>
    <w:rsid w:val="00ED0D05"/>
    <w:rsid w:val="00ED18E3"/>
    <w:rsid w:val="00ED2E6B"/>
    <w:rsid w:val="00ED6ED6"/>
    <w:rsid w:val="00ED7613"/>
    <w:rsid w:val="00ED76A0"/>
    <w:rsid w:val="00EE071C"/>
    <w:rsid w:val="00EE15A4"/>
    <w:rsid w:val="00EE1F8E"/>
    <w:rsid w:val="00EE2BED"/>
    <w:rsid w:val="00EE374B"/>
    <w:rsid w:val="00EE57CF"/>
    <w:rsid w:val="00EE724B"/>
    <w:rsid w:val="00EF1AD4"/>
    <w:rsid w:val="00EF7BBC"/>
    <w:rsid w:val="00F01601"/>
    <w:rsid w:val="00F01F6E"/>
    <w:rsid w:val="00F02EF0"/>
    <w:rsid w:val="00F04857"/>
    <w:rsid w:val="00F076FB"/>
    <w:rsid w:val="00F11BB5"/>
    <w:rsid w:val="00F13CEA"/>
    <w:rsid w:val="00F1417B"/>
    <w:rsid w:val="00F147F6"/>
    <w:rsid w:val="00F1784C"/>
    <w:rsid w:val="00F200BC"/>
    <w:rsid w:val="00F247B1"/>
    <w:rsid w:val="00F24F59"/>
    <w:rsid w:val="00F272BF"/>
    <w:rsid w:val="00F311C8"/>
    <w:rsid w:val="00F34B99"/>
    <w:rsid w:val="00F42BA2"/>
    <w:rsid w:val="00F432EC"/>
    <w:rsid w:val="00F44E99"/>
    <w:rsid w:val="00F50A91"/>
    <w:rsid w:val="00F514EC"/>
    <w:rsid w:val="00F52DAB"/>
    <w:rsid w:val="00F543F0"/>
    <w:rsid w:val="00F6017F"/>
    <w:rsid w:val="00F66222"/>
    <w:rsid w:val="00F663B8"/>
    <w:rsid w:val="00F71B19"/>
    <w:rsid w:val="00F7348E"/>
    <w:rsid w:val="00F771CD"/>
    <w:rsid w:val="00F81087"/>
    <w:rsid w:val="00F81AFC"/>
    <w:rsid w:val="00F81C17"/>
    <w:rsid w:val="00F81D29"/>
    <w:rsid w:val="00F822EF"/>
    <w:rsid w:val="00F86CA4"/>
    <w:rsid w:val="00F8719A"/>
    <w:rsid w:val="00F91C01"/>
    <w:rsid w:val="00F91C4D"/>
    <w:rsid w:val="00F92FD9"/>
    <w:rsid w:val="00F973CD"/>
    <w:rsid w:val="00F97D2A"/>
    <w:rsid w:val="00FA0654"/>
    <w:rsid w:val="00FA1D3D"/>
    <w:rsid w:val="00FA2E6A"/>
    <w:rsid w:val="00FA57F7"/>
    <w:rsid w:val="00FA62DD"/>
    <w:rsid w:val="00FA6684"/>
    <w:rsid w:val="00FA731E"/>
    <w:rsid w:val="00FB2B38"/>
    <w:rsid w:val="00FB3AAE"/>
    <w:rsid w:val="00FB500C"/>
    <w:rsid w:val="00FB7C53"/>
    <w:rsid w:val="00FC144F"/>
    <w:rsid w:val="00FC4B0D"/>
    <w:rsid w:val="00FC5D43"/>
    <w:rsid w:val="00FC6358"/>
    <w:rsid w:val="00FC6923"/>
    <w:rsid w:val="00FD1CC2"/>
    <w:rsid w:val="00FD2204"/>
    <w:rsid w:val="00FD320D"/>
    <w:rsid w:val="00FD4AE8"/>
    <w:rsid w:val="00FE23DE"/>
    <w:rsid w:val="00FE5CA1"/>
    <w:rsid w:val="015A7A80"/>
    <w:rsid w:val="031979B3"/>
    <w:rsid w:val="03C637CD"/>
    <w:rsid w:val="07973073"/>
    <w:rsid w:val="081E117A"/>
    <w:rsid w:val="09B44B9D"/>
    <w:rsid w:val="0A3D51A1"/>
    <w:rsid w:val="0C0A326C"/>
    <w:rsid w:val="0C903E0C"/>
    <w:rsid w:val="0E244A72"/>
    <w:rsid w:val="0E9D4B23"/>
    <w:rsid w:val="107A0288"/>
    <w:rsid w:val="11510B4D"/>
    <w:rsid w:val="122546CA"/>
    <w:rsid w:val="1456393F"/>
    <w:rsid w:val="14AE3374"/>
    <w:rsid w:val="15423A1E"/>
    <w:rsid w:val="16DF3EE0"/>
    <w:rsid w:val="189D27DE"/>
    <w:rsid w:val="190B2F93"/>
    <w:rsid w:val="1AA2548D"/>
    <w:rsid w:val="1BF23222"/>
    <w:rsid w:val="1C22078F"/>
    <w:rsid w:val="1EBC65B6"/>
    <w:rsid w:val="1FCF6B08"/>
    <w:rsid w:val="2486575C"/>
    <w:rsid w:val="25F243D6"/>
    <w:rsid w:val="262366F7"/>
    <w:rsid w:val="26734641"/>
    <w:rsid w:val="2DB11FDF"/>
    <w:rsid w:val="2DFC5AA4"/>
    <w:rsid w:val="2F0642AD"/>
    <w:rsid w:val="2F5D05F3"/>
    <w:rsid w:val="311A409A"/>
    <w:rsid w:val="33B037EC"/>
    <w:rsid w:val="354F4819"/>
    <w:rsid w:val="37717ED1"/>
    <w:rsid w:val="37B70DED"/>
    <w:rsid w:val="383D6F27"/>
    <w:rsid w:val="386C0B4D"/>
    <w:rsid w:val="39524D30"/>
    <w:rsid w:val="39F0459D"/>
    <w:rsid w:val="3D3546B1"/>
    <w:rsid w:val="3E915326"/>
    <w:rsid w:val="3F8D701C"/>
    <w:rsid w:val="4171407C"/>
    <w:rsid w:val="41A0243C"/>
    <w:rsid w:val="41EC667F"/>
    <w:rsid w:val="42434FA7"/>
    <w:rsid w:val="42FB647A"/>
    <w:rsid w:val="44B2259D"/>
    <w:rsid w:val="460331DF"/>
    <w:rsid w:val="469C7AD4"/>
    <w:rsid w:val="46A0765A"/>
    <w:rsid w:val="47546C5C"/>
    <w:rsid w:val="47C46B75"/>
    <w:rsid w:val="48480CFC"/>
    <w:rsid w:val="4C0628BE"/>
    <w:rsid w:val="507475E4"/>
    <w:rsid w:val="50FE76EC"/>
    <w:rsid w:val="516177D0"/>
    <w:rsid w:val="51BE62D2"/>
    <w:rsid w:val="52344D84"/>
    <w:rsid w:val="52CE5842"/>
    <w:rsid w:val="52F6347B"/>
    <w:rsid w:val="53291FA8"/>
    <w:rsid w:val="53DA74F4"/>
    <w:rsid w:val="54483010"/>
    <w:rsid w:val="55540B22"/>
    <w:rsid w:val="575E1500"/>
    <w:rsid w:val="57D62855"/>
    <w:rsid w:val="58515133"/>
    <w:rsid w:val="58D22509"/>
    <w:rsid w:val="5BB54B3F"/>
    <w:rsid w:val="5C5564B2"/>
    <w:rsid w:val="61E66AD9"/>
    <w:rsid w:val="62C05B80"/>
    <w:rsid w:val="633856A0"/>
    <w:rsid w:val="63EF7401"/>
    <w:rsid w:val="64680338"/>
    <w:rsid w:val="64BE4B7C"/>
    <w:rsid w:val="67D405CE"/>
    <w:rsid w:val="694159D0"/>
    <w:rsid w:val="6DF643F0"/>
    <w:rsid w:val="6F9D0656"/>
    <w:rsid w:val="704301C5"/>
    <w:rsid w:val="70717F53"/>
    <w:rsid w:val="711060B8"/>
    <w:rsid w:val="717A6F1C"/>
    <w:rsid w:val="73167D05"/>
    <w:rsid w:val="73F22C2F"/>
    <w:rsid w:val="748227D7"/>
    <w:rsid w:val="753769EA"/>
    <w:rsid w:val="763434F2"/>
    <w:rsid w:val="78336ED6"/>
    <w:rsid w:val="79467B16"/>
    <w:rsid w:val="797331DF"/>
    <w:rsid w:val="79FD19DF"/>
    <w:rsid w:val="7A194081"/>
    <w:rsid w:val="7B027E2B"/>
    <w:rsid w:val="7D08389D"/>
    <w:rsid w:val="7DA95D2F"/>
    <w:rsid w:val="7E0A6D2F"/>
    <w:rsid w:val="7E505234"/>
    <w:rsid w:val="7EE86001"/>
    <w:rsid w:val="7EFA120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semiHidden="1" w:qFormat="1"/>
    <w:lsdException w:name="toc 3" w:uiPriority="39"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qFormat="1"/>
    <w:lsdException w:name="annotation text" w:qFormat="1"/>
    <w:lsdException w:name="header" w:qFormat="1"/>
    <w:lsdException w:name="footer" w:qFormat="1"/>
    <w:lsdException w:name="index heading" w:qFormat="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qFormat="1"/>
    <w:lsdException w:name="annotation reference" w:qFormat="1"/>
    <w:lsdException w:name="line number" w:semiHidden="1" w:unhideWhenUsed="1"/>
    <w:lsdException w:name="page number" w:qFormat="1"/>
    <w:lsdException w:name="endnote reference" w:semiHidden="1" w:qFormat="1"/>
    <w:lsdException w:name="endnote text" w:semiHidden="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qFormat="1"/>
    <w:lsdException w:name="Strong" w:qFormat="1"/>
    <w:lsdException w:name="Emphasis" w:qFormat="1"/>
    <w:lsdException w:name="Document Map" w:semiHidden="1"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semiHidden="1" w:unhideWhenUsed="1"/>
    <w:lsdException w:name="HTML Variable" w:qFormat="1"/>
    <w:lsdException w:name="Normal Table"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ff">
    <w:name w:val="Normal"/>
    <w:qFormat/>
    <w:rsid w:val="00737CEA"/>
    <w:pPr>
      <w:widowControl w:val="0"/>
      <w:jc w:val="both"/>
    </w:pPr>
    <w:rPr>
      <w:kern w:val="2"/>
      <w:sz w:val="21"/>
      <w:szCs w:val="24"/>
    </w:rPr>
  </w:style>
  <w:style w:type="character" w:default="1" w:styleId="aff0">
    <w:name w:val="Default Paragraph Font"/>
    <w:uiPriority w:val="1"/>
    <w:semiHidden/>
    <w:unhideWhenUsed/>
  </w:style>
  <w:style w:type="table" w:default="1" w:styleId="aff1">
    <w:name w:val="Normal Table"/>
    <w:uiPriority w:val="99"/>
    <w:semiHidden/>
    <w:unhideWhenUsed/>
    <w:qFormat/>
    <w:tblPr>
      <w:tblInd w:w="0" w:type="dxa"/>
      <w:tblCellMar>
        <w:top w:w="0" w:type="dxa"/>
        <w:left w:w="108" w:type="dxa"/>
        <w:bottom w:w="0" w:type="dxa"/>
        <w:right w:w="108" w:type="dxa"/>
      </w:tblCellMar>
    </w:tblPr>
  </w:style>
  <w:style w:type="numbering" w:default="1" w:styleId="aff2">
    <w:name w:val="No List"/>
    <w:uiPriority w:val="99"/>
    <w:semiHidden/>
    <w:unhideWhenUsed/>
  </w:style>
  <w:style w:type="paragraph" w:styleId="aff3">
    <w:name w:val="annotation subject"/>
    <w:basedOn w:val="aff4"/>
    <w:next w:val="aff4"/>
    <w:link w:val="Char"/>
    <w:qFormat/>
    <w:rsid w:val="00737CEA"/>
    <w:rPr>
      <w:b/>
      <w:bCs/>
    </w:rPr>
  </w:style>
  <w:style w:type="paragraph" w:styleId="aff4">
    <w:name w:val="annotation text"/>
    <w:basedOn w:val="aff"/>
    <w:link w:val="Char0"/>
    <w:qFormat/>
    <w:rsid w:val="00737CEA"/>
    <w:pPr>
      <w:jc w:val="left"/>
    </w:pPr>
  </w:style>
  <w:style w:type="paragraph" w:styleId="7">
    <w:name w:val="toc 7"/>
    <w:basedOn w:val="aff"/>
    <w:next w:val="aff"/>
    <w:semiHidden/>
    <w:qFormat/>
    <w:rsid w:val="00737CEA"/>
    <w:pPr>
      <w:tabs>
        <w:tab w:val="right" w:leader="dot" w:pos="9241"/>
      </w:tabs>
      <w:ind w:firstLineChars="500" w:firstLine="505"/>
      <w:jc w:val="left"/>
    </w:pPr>
    <w:rPr>
      <w:rFonts w:ascii="宋体"/>
      <w:szCs w:val="21"/>
    </w:rPr>
  </w:style>
  <w:style w:type="paragraph" w:styleId="8">
    <w:name w:val="index 8"/>
    <w:basedOn w:val="aff"/>
    <w:next w:val="aff"/>
    <w:qFormat/>
    <w:rsid w:val="00737CEA"/>
    <w:pPr>
      <w:ind w:left="1680" w:hanging="210"/>
      <w:jc w:val="left"/>
    </w:pPr>
    <w:rPr>
      <w:rFonts w:ascii="Calibri" w:hAnsi="Calibri"/>
      <w:sz w:val="20"/>
      <w:szCs w:val="20"/>
    </w:rPr>
  </w:style>
  <w:style w:type="paragraph" w:styleId="aff5">
    <w:name w:val="Normal Indent"/>
    <w:basedOn w:val="aff"/>
    <w:qFormat/>
    <w:rsid w:val="00737CEA"/>
    <w:pPr>
      <w:ind w:firstLine="420"/>
    </w:pPr>
  </w:style>
  <w:style w:type="paragraph" w:styleId="aff6">
    <w:name w:val="caption"/>
    <w:basedOn w:val="aff"/>
    <w:next w:val="aff"/>
    <w:qFormat/>
    <w:rsid w:val="00737CEA"/>
    <w:pPr>
      <w:spacing w:before="152" w:after="160"/>
    </w:pPr>
    <w:rPr>
      <w:rFonts w:ascii="Arial" w:eastAsia="黑体" w:hAnsi="Arial" w:cs="Arial"/>
      <w:sz w:val="20"/>
      <w:szCs w:val="20"/>
    </w:rPr>
  </w:style>
  <w:style w:type="paragraph" w:styleId="5">
    <w:name w:val="index 5"/>
    <w:basedOn w:val="aff"/>
    <w:next w:val="aff"/>
    <w:qFormat/>
    <w:rsid w:val="00737CEA"/>
    <w:pPr>
      <w:ind w:left="1050" w:hanging="210"/>
      <w:jc w:val="left"/>
    </w:pPr>
    <w:rPr>
      <w:rFonts w:ascii="Calibri" w:hAnsi="Calibri"/>
      <w:sz w:val="20"/>
      <w:szCs w:val="20"/>
    </w:rPr>
  </w:style>
  <w:style w:type="paragraph" w:styleId="aff7">
    <w:name w:val="Document Map"/>
    <w:basedOn w:val="aff"/>
    <w:semiHidden/>
    <w:qFormat/>
    <w:rsid w:val="00737CEA"/>
    <w:pPr>
      <w:shd w:val="clear" w:color="auto" w:fill="000080"/>
    </w:pPr>
  </w:style>
  <w:style w:type="paragraph" w:styleId="6">
    <w:name w:val="index 6"/>
    <w:basedOn w:val="aff"/>
    <w:next w:val="aff"/>
    <w:qFormat/>
    <w:rsid w:val="00737CEA"/>
    <w:pPr>
      <w:ind w:left="1260" w:hanging="210"/>
      <w:jc w:val="left"/>
    </w:pPr>
    <w:rPr>
      <w:rFonts w:ascii="Calibri" w:hAnsi="Calibri"/>
      <w:sz w:val="20"/>
      <w:szCs w:val="20"/>
    </w:rPr>
  </w:style>
  <w:style w:type="paragraph" w:styleId="4">
    <w:name w:val="index 4"/>
    <w:basedOn w:val="aff"/>
    <w:next w:val="aff"/>
    <w:qFormat/>
    <w:rsid w:val="00737CEA"/>
    <w:pPr>
      <w:ind w:left="840" w:hanging="210"/>
      <w:jc w:val="left"/>
    </w:pPr>
    <w:rPr>
      <w:rFonts w:ascii="Calibri" w:hAnsi="Calibri"/>
      <w:sz w:val="20"/>
      <w:szCs w:val="20"/>
    </w:rPr>
  </w:style>
  <w:style w:type="paragraph" w:styleId="50">
    <w:name w:val="toc 5"/>
    <w:basedOn w:val="aff"/>
    <w:next w:val="aff"/>
    <w:semiHidden/>
    <w:qFormat/>
    <w:rsid w:val="00737CEA"/>
    <w:pPr>
      <w:tabs>
        <w:tab w:val="right" w:leader="dot" w:pos="9241"/>
      </w:tabs>
      <w:ind w:firstLineChars="300" w:firstLine="300"/>
      <w:jc w:val="left"/>
    </w:pPr>
    <w:rPr>
      <w:rFonts w:ascii="宋体"/>
      <w:szCs w:val="21"/>
    </w:rPr>
  </w:style>
  <w:style w:type="paragraph" w:styleId="3">
    <w:name w:val="toc 3"/>
    <w:basedOn w:val="aff"/>
    <w:next w:val="aff"/>
    <w:uiPriority w:val="39"/>
    <w:qFormat/>
    <w:rsid w:val="00737CEA"/>
    <w:pPr>
      <w:tabs>
        <w:tab w:val="right" w:leader="dot" w:pos="9241"/>
      </w:tabs>
      <w:ind w:firstLineChars="100" w:firstLine="102"/>
      <w:jc w:val="left"/>
    </w:pPr>
    <w:rPr>
      <w:rFonts w:ascii="宋体"/>
      <w:szCs w:val="21"/>
    </w:rPr>
  </w:style>
  <w:style w:type="paragraph" w:styleId="aff8">
    <w:name w:val="Plain Text"/>
    <w:basedOn w:val="aff"/>
    <w:link w:val="Char1"/>
    <w:qFormat/>
    <w:rsid w:val="00737CEA"/>
    <w:rPr>
      <w:rFonts w:ascii="宋体" w:hAnsi="Courier New" w:hint="eastAsia"/>
      <w:szCs w:val="20"/>
    </w:rPr>
  </w:style>
  <w:style w:type="paragraph" w:styleId="80">
    <w:name w:val="toc 8"/>
    <w:basedOn w:val="aff"/>
    <w:next w:val="aff"/>
    <w:semiHidden/>
    <w:qFormat/>
    <w:rsid w:val="00737CEA"/>
    <w:pPr>
      <w:tabs>
        <w:tab w:val="right" w:leader="dot" w:pos="9241"/>
      </w:tabs>
      <w:ind w:firstLineChars="600" w:firstLine="607"/>
      <w:jc w:val="left"/>
    </w:pPr>
    <w:rPr>
      <w:rFonts w:ascii="宋体"/>
      <w:szCs w:val="21"/>
    </w:rPr>
  </w:style>
  <w:style w:type="paragraph" w:styleId="30">
    <w:name w:val="index 3"/>
    <w:basedOn w:val="aff"/>
    <w:next w:val="aff"/>
    <w:qFormat/>
    <w:rsid w:val="00737CEA"/>
    <w:pPr>
      <w:ind w:left="630" w:hanging="210"/>
      <w:jc w:val="left"/>
    </w:pPr>
    <w:rPr>
      <w:rFonts w:ascii="Calibri" w:hAnsi="Calibri"/>
      <w:sz w:val="20"/>
      <w:szCs w:val="20"/>
    </w:rPr>
  </w:style>
  <w:style w:type="paragraph" w:styleId="aff9">
    <w:name w:val="endnote text"/>
    <w:basedOn w:val="aff"/>
    <w:semiHidden/>
    <w:qFormat/>
    <w:rsid w:val="00737CEA"/>
    <w:pPr>
      <w:snapToGrid w:val="0"/>
      <w:jc w:val="left"/>
    </w:pPr>
  </w:style>
  <w:style w:type="paragraph" w:styleId="affa">
    <w:name w:val="Balloon Text"/>
    <w:basedOn w:val="aff"/>
    <w:link w:val="Char2"/>
    <w:qFormat/>
    <w:rsid w:val="00737CEA"/>
    <w:rPr>
      <w:sz w:val="18"/>
      <w:szCs w:val="18"/>
    </w:rPr>
  </w:style>
  <w:style w:type="paragraph" w:styleId="affb">
    <w:name w:val="footer"/>
    <w:basedOn w:val="aff"/>
    <w:qFormat/>
    <w:rsid w:val="00737CEA"/>
    <w:pPr>
      <w:snapToGrid w:val="0"/>
      <w:ind w:rightChars="100" w:right="210"/>
      <w:jc w:val="right"/>
    </w:pPr>
    <w:rPr>
      <w:sz w:val="18"/>
      <w:szCs w:val="18"/>
    </w:rPr>
  </w:style>
  <w:style w:type="paragraph" w:styleId="affc">
    <w:name w:val="header"/>
    <w:basedOn w:val="aff"/>
    <w:qFormat/>
    <w:rsid w:val="00737CEA"/>
    <w:pPr>
      <w:snapToGrid w:val="0"/>
      <w:jc w:val="left"/>
    </w:pPr>
    <w:rPr>
      <w:sz w:val="18"/>
      <w:szCs w:val="18"/>
    </w:rPr>
  </w:style>
  <w:style w:type="paragraph" w:styleId="1">
    <w:name w:val="toc 1"/>
    <w:basedOn w:val="aff"/>
    <w:next w:val="aff"/>
    <w:uiPriority w:val="39"/>
    <w:qFormat/>
    <w:rsid w:val="00737CEA"/>
    <w:pPr>
      <w:tabs>
        <w:tab w:val="right" w:leader="dot" w:pos="9241"/>
      </w:tabs>
      <w:spacing w:beforeLines="25" w:afterLines="25"/>
      <w:jc w:val="left"/>
    </w:pPr>
    <w:rPr>
      <w:rFonts w:ascii="宋体"/>
      <w:szCs w:val="21"/>
    </w:rPr>
  </w:style>
  <w:style w:type="paragraph" w:styleId="40">
    <w:name w:val="toc 4"/>
    <w:basedOn w:val="aff"/>
    <w:next w:val="aff"/>
    <w:semiHidden/>
    <w:qFormat/>
    <w:rsid w:val="00737CEA"/>
    <w:pPr>
      <w:tabs>
        <w:tab w:val="right" w:leader="dot" w:pos="9241"/>
      </w:tabs>
      <w:ind w:firstLineChars="200" w:firstLine="198"/>
      <w:jc w:val="left"/>
    </w:pPr>
    <w:rPr>
      <w:rFonts w:ascii="宋体"/>
      <w:szCs w:val="21"/>
    </w:rPr>
  </w:style>
  <w:style w:type="paragraph" w:styleId="affd">
    <w:name w:val="index heading"/>
    <w:basedOn w:val="aff"/>
    <w:next w:val="10"/>
    <w:qFormat/>
    <w:rsid w:val="00737CEA"/>
    <w:pPr>
      <w:spacing w:before="120" w:after="120"/>
      <w:jc w:val="center"/>
    </w:pPr>
    <w:rPr>
      <w:rFonts w:ascii="Calibri" w:hAnsi="Calibri"/>
      <w:b/>
      <w:bCs/>
      <w:iCs/>
      <w:szCs w:val="20"/>
    </w:rPr>
  </w:style>
  <w:style w:type="paragraph" w:styleId="10">
    <w:name w:val="index 1"/>
    <w:basedOn w:val="aff"/>
    <w:next w:val="affe"/>
    <w:qFormat/>
    <w:rsid w:val="00737CEA"/>
    <w:pPr>
      <w:tabs>
        <w:tab w:val="right" w:leader="dot" w:pos="9299"/>
      </w:tabs>
      <w:jc w:val="left"/>
    </w:pPr>
    <w:rPr>
      <w:rFonts w:ascii="宋体"/>
      <w:szCs w:val="21"/>
    </w:rPr>
  </w:style>
  <w:style w:type="paragraph" w:customStyle="1" w:styleId="affe">
    <w:name w:val="段"/>
    <w:link w:val="Char3"/>
    <w:qFormat/>
    <w:rsid w:val="00737CEA"/>
    <w:pPr>
      <w:tabs>
        <w:tab w:val="center" w:pos="4201"/>
        <w:tab w:val="right" w:leader="dot" w:pos="9298"/>
      </w:tabs>
      <w:autoSpaceDE w:val="0"/>
      <w:autoSpaceDN w:val="0"/>
      <w:ind w:firstLineChars="200" w:firstLine="420"/>
      <w:jc w:val="both"/>
    </w:pPr>
    <w:rPr>
      <w:rFonts w:ascii="宋体"/>
      <w:sz w:val="21"/>
    </w:rPr>
  </w:style>
  <w:style w:type="paragraph" w:styleId="af0">
    <w:name w:val="footnote text"/>
    <w:basedOn w:val="aff"/>
    <w:qFormat/>
    <w:rsid w:val="00737CEA"/>
    <w:pPr>
      <w:numPr>
        <w:numId w:val="1"/>
      </w:numPr>
      <w:snapToGrid w:val="0"/>
      <w:jc w:val="left"/>
    </w:pPr>
    <w:rPr>
      <w:rFonts w:ascii="宋体"/>
      <w:sz w:val="18"/>
      <w:szCs w:val="18"/>
    </w:rPr>
  </w:style>
  <w:style w:type="paragraph" w:styleId="60">
    <w:name w:val="toc 6"/>
    <w:basedOn w:val="aff"/>
    <w:next w:val="aff"/>
    <w:semiHidden/>
    <w:qFormat/>
    <w:rsid w:val="00737CEA"/>
    <w:pPr>
      <w:tabs>
        <w:tab w:val="right" w:leader="dot" w:pos="9241"/>
      </w:tabs>
      <w:ind w:firstLineChars="400" w:firstLine="403"/>
      <w:jc w:val="left"/>
    </w:pPr>
    <w:rPr>
      <w:rFonts w:ascii="宋体"/>
      <w:szCs w:val="21"/>
    </w:rPr>
  </w:style>
  <w:style w:type="paragraph" w:styleId="70">
    <w:name w:val="index 7"/>
    <w:basedOn w:val="aff"/>
    <w:next w:val="aff"/>
    <w:qFormat/>
    <w:rsid w:val="00737CEA"/>
    <w:pPr>
      <w:ind w:left="1470" w:hanging="210"/>
      <w:jc w:val="left"/>
    </w:pPr>
    <w:rPr>
      <w:rFonts w:ascii="Calibri" w:hAnsi="Calibri"/>
      <w:sz w:val="20"/>
      <w:szCs w:val="20"/>
    </w:rPr>
  </w:style>
  <w:style w:type="paragraph" w:styleId="9">
    <w:name w:val="index 9"/>
    <w:basedOn w:val="aff"/>
    <w:next w:val="aff"/>
    <w:qFormat/>
    <w:rsid w:val="00737CEA"/>
    <w:pPr>
      <w:ind w:left="1890" w:hanging="210"/>
      <w:jc w:val="left"/>
    </w:pPr>
    <w:rPr>
      <w:rFonts w:ascii="Calibri" w:hAnsi="Calibri"/>
      <w:sz w:val="20"/>
      <w:szCs w:val="20"/>
    </w:rPr>
  </w:style>
  <w:style w:type="paragraph" w:styleId="2">
    <w:name w:val="toc 2"/>
    <w:basedOn w:val="aff"/>
    <w:next w:val="aff"/>
    <w:semiHidden/>
    <w:qFormat/>
    <w:rsid w:val="00737CEA"/>
    <w:pPr>
      <w:tabs>
        <w:tab w:val="right" w:leader="dot" w:pos="9241"/>
      </w:tabs>
    </w:pPr>
    <w:rPr>
      <w:rFonts w:ascii="宋体"/>
      <w:szCs w:val="21"/>
    </w:rPr>
  </w:style>
  <w:style w:type="paragraph" w:styleId="90">
    <w:name w:val="toc 9"/>
    <w:basedOn w:val="aff"/>
    <w:next w:val="aff"/>
    <w:semiHidden/>
    <w:qFormat/>
    <w:rsid w:val="00737CEA"/>
    <w:pPr>
      <w:ind w:left="1470"/>
      <w:jc w:val="left"/>
    </w:pPr>
    <w:rPr>
      <w:sz w:val="20"/>
      <w:szCs w:val="20"/>
    </w:rPr>
  </w:style>
  <w:style w:type="paragraph" w:styleId="HTML">
    <w:name w:val="HTML Preformatted"/>
    <w:basedOn w:val="aff"/>
    <w:link w:val="HTMLChar"/>
    <w:qFormat/>
    <w:rsid w:val="00737C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fff">
    <w:name w:val="Normal (Web)"/>
    <w:basedOn w:val="aff"/>
    <w:uiPriority w:val="99"/>
    <w:qFormat/>
    <w:rsid w:val="00737CEA"/>
    <w:pPr>
      <w:jc w:val="left"/>
    </w:pPr>
    <w:rPr>
      <w:kern w:val="0"/>
      <w:sz w:val="24"/>
    </w:rPr>
  </w:style>
  <w:style w:type="paragraph" w:styleId="20">
    <w:name w:val="index 2"/>
    <w:basedOn w:val="aff"/>
    <w:next w:val="aff"/>
    <w:qFormat/>
    <w:rsid w:val="00737CEA"/>
    <w:pPr>
      <w:ind w:left="420" w:hanging="210"/>
      <w:jc w:val="left"/>
    </w:pPr>
    <w:rPr>
      <w:rFonts w:ascii="Calibri" w:hAnsi="Calibri"/>
      <w:sz w:val="20"/>
      <w:szCs w:val="20"/>
    </w:rPr>
  </w:style>
  <w:style w:type="paragraph" w:styleId="afff0">
    <w:name w:val="Title"/>
    <w:basedOn w:val="aff"/>
    <w:link w:val="Char4"/>
    <w:qFormat/>
    <w:rsid w:val="00737CEA"/>
    <w:pPr>
      <w:spacing w:before="240" w:after="60"/>
      <w:jc w:val="center"/>
      <w:outlineLvl w:val="0"/>
    </w:pPr>
    <w:rPr>
      <w:rFonts w:ascii="Arial" w:hAnsi="Arial" w:cs="Arial"/>
      <w:b/>
      <w:bCs/>
      <w:sz w:val="32"/>
      <w:szCs w:val="32"/>
    </w:rPr>
  </w:style>
  <w:style w:type="character" w:styleId="afff1">
    <w:name w:val="Strong"/>
    <w:basedOn w:val="aff0"/>
    <w:qFormat/>
    <w:rsid w:val="00737CEA"/>
    <w:rPr>
      <w:b/>
    </w:rPr>
  </w:style>
  <w:style w:type="character" w:styleId="afff2">
    <w:name w:val="endnote reference"/>
    <w:basedOn w:val="aff0"/>
    <w:semiHidden/>
    <w:qFormat/>
    <w:rsid w:val="00737CEA"/>
    <w:rPr>
      <w:vertAlign w:val="superscript"/>
    </w:rPr>
  </w:style>
  <w:style w:type="character" w:styleId="afff3">
    <w:name w:val="page number"/>
    <w:basedOn w:val="aff0"/>
    <w:qFormat/>
    <w:rsid w:val="00737CEA"/>
    <w:rPr>
      <w:rFonts w:ascii="Times New Roman" w:eastAsia="宋体" w:hAnsi="Times New Roman"/>
      <w:sz w:val="18"/>
    </w:rPr>
  </w:style>
  <w:style w:type="character" w:styleId="afff4">
    <w:name w:val="FollowedHyperlink"/>
    <w:basedOn w:val="aff0"/>
    <w:qFormat/>
    <w:rsid w:val="00737CEA"/>
    <w:rPr>
      <w:color w:val="338DE6"/>
      <w:u w:val="none"/>
    </w:rPr>
  </w:style>
  <w:style w:type="character" w:styleId="afff5">
    <w:name w:val="Emphasis"/>
    <w:basedOn w:val="aff0"/>
    <w:qFormat/>
    <w:rsid w:val="00737CEA"/>
  </w:style>
  <w:style w:type="character" w:styleId="HTML0">
    <w:name w:val="HTML Definition"/>
    <w:basedOn w:val="aff0"/>
    <w:qFormat/>
    <w:rsid w:val="00737CEA"/>
  </w:style>
  <w:style w:type="character" w:styleId="HTML1">
    <w:name w:val="HTML Variable"/>
    <w:basedOn w:val="aff0"/>
    <w:qFormat/>
    <w:rsid w:val="00737CEA"/>
  </w:style>
  <w:style w:type="character" w:styleId="afff6">
    <w:name w:val="Hyperlink"/>
    <w:basedOn w:val="aff0"/>
    <w:uiPriority w:val="99"/>
    <w:qFormat/>
    <w:rsid w:val="00737CEA"/>
    <w:rPr>
      <w:color w:val="0000FF"/>
      <w:spacing w:val="0"/>
      <w:w w:val="100"/>
      <w:szCs w:val="21"/>
      <w:u w:val="single"/>
    </w:rPr>
  </w:style>
  <w:style w:type="character" w:styleId="HTML2">
    <w:name w:val="HTML Code"/>
    <w:basedOn w:val="aff0"/>
    <w:qFormat/>
    <w:rsid w:val="00737CEA"/>
    <w:rPr>
      <w:rFonts w:ascii="monospace" w:eastAsia="monospace" w:hAnsi="monospace" w:cs="monospace" w:hint="default"/>
      <w:sz w:val="21"/>
      <w:szCs w:val="21"/>
    </w:rPr>
  </w:style>
  <w:style w:type="character" w:styleId="afff7">
    <w:name w:val="annotation reference"/>
    <w:basedOn w:val="aff0"/>
    <w:qFormat/>
    <w:rsid w:val="00737CEA"/>
    <w:rPr>
      <w:sz w:val="21"/>
      <w:szCs w:val="21"/>
    </w:rPr>
  </w:style>
  <w:style w:type="character" w:styleId="HTML3">
    <w:name w:val="HTML Cite"/>
    <w:basedOn w:val="aff0"/>
    <w:qFormat/>
    <w:rsid w:val="00737CEA"/>
  </w:style>
  <w:style w:type="character" w:styleId="afff8">
    <w:name w:val="footnote reference"/>
    <w:basedOn w:val="aff0"/>
    <w:semiHidden/>
    <w:qFormat/>
    <w:rsid w:val="00737CEA"/>
    <w:rPr>
      <w:vertAlign w:val="superscript"/>
    </w:rPr>
  </w:style>
  <w:style w:type="character" w:styleId="HTML4">
    <w:name w:val="HTML Keyboard"/>
    <w:basedOn w:val="aff0"/>
    <w:qFormat/>
    <w:rsid w:val="00737CEA"/>
    <w:rPr>
      <w:rFonts w:ascii="monospace" w:eastAsia="monospace" w:hAnsi="monospace" w:cs="monospace" w:hint="default"/>
      <w:sz w:val="21"/>
      <w:szCs w:val="21"/>
    </w:rPr>
  </w:style>
  <w:style w:type="character" w:styleId="HTML5">
    <w:name w:val="HTML Sample"/>
    <w:basedOn w:val="aff0"/>
    <w:qFormat/>
    <w:rsid w:val="00737CEA"/>
    <w:rPr>
      <w:rFonts w:ascii="monospace" w:eastAsia="monospace" w:hAnsi="monospace" w:cs="monospace"/>
      <w:sz w:val="21"/>
      <w:szCs w:val="21"/>
    </w:rPr>
  </w:style>
  <w:style w:type="table" w:styleId="afff9">
    <w:name w:val="Table Grid"/>
    <w:basedOn w:val="aff1"/>
    <w:qFormat/>
    <w:rsid w:val="00737CEA"/>
    <w:rPr>
      <w:rFonts w:ascii="宋体"/>
      <w:sz w:val="18"/>
      <w:szCs w:val="1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Char3">
    <w:name w:val="段 Char"/>
    <w:basedOn w:val="aff0"/>
    <w:link w:val="affe"/>
    <w:qFormat/>
    <w:rsid w:val="00737CEA"/>
    <w:rPr>
      <w:rFonts w:ascii="宋体"/>
      <w:sz w:val="21"/>
      <w:lang w:val="en-US" w:eastAsia="zh-CN" w:bidi="ar-SA"/>
    </w:rPr>
  </w:style>
  <w:style w:type="paragraph" w:customStyle="1" w:styleId="a6">
    <w:name w:val="一级条标题"/>
    <w:next w:val="affe"/>
    <w:qFormat/>
    <w:rsid w:val="00737CEA"/>
    <w:pPr>
      <w:numPr>
        <w:ilvl w:val="1"/>
        <w:numId w:val="2"/>
      </w:numPr>
      <w:spacing w:beforeLines="50" w:afterLines="50"/>
      <w:ind w:left="0"/>
      <w:outlineLvl w:val="2"/>
    </w:pPr>
    <w:rPr>
      <w:rFonts w:ascii="黑体" w:eastAsia="黑体"/>
      <w:sz w:val="21"/>
      <w:szCs w:val="21"/>
    </w:rPr>
  </w:style>
  <w:style w:type="paragraph" w:customStyle="1" w:styleId="afffa">
    <w:name w:val="标准书脚_奇数页"/>
    <w:qFormat/>
    <w:rsid w:val="00737CEA"/>
    <w:pPr>
      <w:spacing w:before="120"/>
      <w:ind w:right="198"/>
      <w:jc w:val="right"/>
    </w:pPr>
    <w:rPr>
      <w:rFonts w:ascii="宋体"/>
      <w:sz w:val="18"/>
      <w:szCs w:val="18"/>
    </w:rPr>
  </w:style>
  <w:style w:type="paragraph" w:customStyle="1" w:styleId="afffb">
    <w:name w:val="标准书眉_奇数页"/>
    <w:next w:val="aff"/>
    <w:qFormat/>
    <w:rsid w:val="00737CEA"/>
    <w:pPr>
      <w:tabs>
        <w:tab w:val="center" w:pos="4154"/>
        <w:tab w:val="right" w:pos="8306"/>
      </w:tabs>
      <w:spacing w:after="220"/>
      <w:jc w:val="right"/>
    </w:pPr>
    <w:rPr>
      <w:rFonts w:ascii="黑体" w:eastAsia="黑体"/>
      <w:sz w:val="21"/>
      <w:szCs w:val="21"/>
    </w:rPr>
  </w:style>
  <w:style w:type="paragraph" w:customStyle="1" w:styleId="a5">
    <w:name w:val="章标题"/>
    <w:next w:val="affe"/>
    <w:qFormat/>
    <w:rsid w:val="00737CEA"/>
    <w:pPr>
      <w:numPr>
        <w:numId w:val="2"/>
      </w:numPr>
      <w:spacing w:beforeLines="100" w:afterLines="100"/>
      <w:ind w:left="0"/>
      <w:jc w:val="both"/>
      <w:outlineLvl w:val="1"/>
    </w:pPr>
    <w:rPr>
      <w:rFonts w:ascii="黑体" w:eastAsia="黑体"/>
      <w:sz w:val="21"/>
    </w:rPr>
  </w:style>
  <w:style w:type="paragraph" w:customStyle="1" w:styleId="a7">
    <w:name w:val="二级条标题"/>
    <w:basedOn w:val="a6"/>
    <w:next w:val="affe"/>
    <w:qFormat/>
    <w:rsid w:val="00737CEA"/>
    <w:pPr>
      <w:numPr>
        <w:ilvl w:val="2"/>
      </w:numPr>
      <w:spacing w:before="50" w:after="50"/>
      <w:outlineLvl w:val="3"/>
    </w:pPr>
  </w:style>
  <w:style w:type="paragraph" w:customStyle="1" w:styleId="21">
    <w:name w:val="封面标准号2"/>
    <w:qFormat/>
    <w:rsid w:val="00737CEA"/>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d">
    <w:name w:val="列项——（一级）"/>
    <w:qFormat/>
    <w:rsid w:val="00737CEA"/>
    <w:pPr>
      <w:widowControl w:val="0"/>
      <w:numPr>
        <w:numId w:val="3"/>
      </w:numPr>
      <w:jc w:val="both"/>
    </w:pPr>
    <w:rPr>
      <w:rFonts w:ascii="宋体"/>
      <w:sz w:val="21"/>
    </w:rPr>
  </w:style>
  <w:style w:type="paragraph" w:customStyle="1" w:styleId="ae">
    <w:name w:val="列项●（二级）"/>
    <w:qFormat/>
    <w:rsid w:val="00737CEA"/>
    <w:pPr>
      <w:numPr>
        <w:ilvl w:val="1"/>
        <w:numId w:val="3"/>
      </w:numPr>
      <w:tabs>
        <w:tab w:val="clear" w:pos="760"/>
        <w:tab w:val="left" w:pos="840"/>
      </w:tabs>
      <w:jc w:val="both"/>
    </w:pPr>
    <w:rPr>
      <w:rFonts w:ascii="宋体"/>
      <w:sz w:val="21"/>
    </w:rPr>
  </w:style>
  <w:style w:type="paragraph" w:customStyle="1" w:styleId="afffc">
    <w:name w:val="目次、标准名称标题"/>
    <w:basedOn w:val="aff"/>
    <w:next w:val="affe"/>
    <w:qFormat/>
    <w:rsid w:val="00737CEA"/>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8">
    <w:name w:val="三级条标题"/>
    <w:basedOn w:val="a7"/>
    <w:next w:val="affe"/>
    <w:qFormat/>
    <w:rsid w:val="00737CEA"/>
    <w:pPr>
      <w:numPr>
        <w:ilvl w:val="3"/>
      </w:numPr>
      <w:outlineLvl w:val="4"/>
    </w:pPr>
  </w:style>
  <w:style w:type="paragraph" w:customStyle="1" w:styleId="afffd">
    <w:name w:val="示例"/>
    <w:next w:val="afffe"/>
    <w:qFormat/>
    <w:rsid w:val="00737CEA"/>
    <w:pPr>
      <w:widowControl w:val="0"/>
      <w:ind w:firstLine="363"/>
      <w:jc w:val="both"/>
    </w:pPr>
    <w:rPr>
      <w:rFonts w:ascii="宋体"/>
      <w:sz w:val="18"/>
      <w:szCs w:val="18"/>
    </w:rPr>
  </w:style>
  <w:style w:type="paragraph" w:customStyle="1" w:styleId="afffe">
    <w:name w:val="示例内容"/>
    <w:qFormat/>
    <w:rsid w:val="00737CEA"/>
    <w:pPr>
      <w:ind w:firstLineChars="200" w:firstLine="200"/>
    </w:pPr>
    <w:rPr>
      <w:rFonts w:ascii="宋体"/>
      <w:sz w:val="18"/>
      <w:szCs w:val="18"/>
    </w:rPr>
  </w:style>
  <w:style w:type="paragraph" w:customStyle="1" w:styleId="af1">
    <w:name w:val="数字编号列项（二级）"/>
    <w:qFormat/>
    <w:rsid w:val="00737CEA"/>
    <w:pPr>
      <w:numPr>
        <w:ilvl w:val="1"/>
        <w:numId w:val="4"/>
      </w:numPr>
      <w:jc w:val="both"/>
    </w:pPr>
    <w:rPr>
      <w:rFonts w:ascii="宋体"/>
      <w:sz w:val="21"/>
    </w:rPr>
  </w:style>
  <w:style w:type="paragraph" w:customStyle="1" w:styleId="a9">
    <w:name w:val="四级条标题"/>
    <w:basedOn w:val="a8"/>
    <w:next w:val="affe"/>
    <w:qFormat/>
    <w:rsid w:val="00737CEA"/>
    <w:pPr>
      <w:numPr>
        <w:ilvl w:val="4"/>
      </w:numPr>
      <w:outlineLvl w:val="5"/>
    </w:pPr>
  </w:style>
  <w:style w:type="paragraph" w:customStyle="1" w:styleId="aa">
    <w:name w:val="五级条标题"/>
    <w:basedOn w:val="a9"/>
    <w:next w:val="affe"/>
    <w:qFormat/>
    <w:rsid w:val="00737CEA"/>
    <w:pPr>
      <w:numPr>
        <w:ilvl w:val="5"/>
      </w:numPr>
      <w:outlineLvl w:val="6"/>
    </w:pPr>
  </w:style>
  <w:style w:type="paragraph" w:customStyle="1" w:styleId="affff">
    <w:name w:val="注："/>
    <w:next w:val="affe"/>
    <w:qFormat/>
    <w:rsid w:val="00737CEA"/>
    <w:pPr>
      <w:widowControl w:val="0"/>
      <w:autoSpaceDE w:val="0"/>
      <w:autoSpaceDN w:val="0"/>
      <w:ind w:left="726" w:hanging="363"/>
      <w:jc w:val="both"/>
    </w:pPr>
    <w:rPr>
      <w:rFonts w:ascii="宋体"/>
      <w:sz w:val="18"/>
      <w:szCs w:val="18"/>
    </w:rPr>
  </w:style>
  <w:style w:type="paragraph" w:customStyle="1" w:styleId="affff0">
    <w:name w:val="注×："/>
    <w:qFormat/>
    <w:rsid w:val="00737CEA"/>
    <w:pPr>
      <w:widowControl w:val="0"/>
      <w:autoSpaceDE w:val="0"/>
      <w:autoSpaceDN w:val="0"/>
      <w:ind w:left="811" w:hanging="448"/>
      <w:jc w:val="both"/>
    </w:pPr>
    <w:rPr>
      <w:rFonts w:ascii="宋体"/>
      <w:sz w:val="18"/>
      <w:szCs w:val="18"/>
    </w:rPr>
  </w:style>
  <w:style w:type="paragraph" w:customStyle="1" w:styleId="affff1">
    <w:name w:val="字母编号列项（一级）"/>
    <w:qFormat/>
    <w:rsid w:val="00737CEA"/>
    <w:pPr>
      <w:jc w:val="both"/>
    </w:pPr>
    <w:rPr>
      <w:rFonts w:ascii="宋体"/>
      <w:sz w:val="21"/>
    </w:rPr>
  </w:style>
  <w:style w:type="paragraph" w:customStyle="1" w:styleId="af">
    <w:name w:val="列项◆（三级）"/>
    <w:basedOn w:val="aff"/>
    <w:qFormat/>
    <w:rsid w:val="00737CEA"/>
    <w:pPr>
      <w:numPr>
        <w:ilvl w:val="2"/>
        <w:numId w:val="3"/>
      </w:numPr>
    </w:pPr>
    <w:rPr>
      <w:rFonts w:ascii="宋体"/>
      <w:szCs w:val="21"/>
    </w:rPr>
  </w:style>
  <w:style w:type="paragraph" w:customStyle="1" w:styleId="af2">
    <w:name w:val="编号列项（三级）"/>
    <w:qFormat/>
    <w:rsid w:val="00737CEA"/>
    <w:pPr>
      <w:numPr>
        <w:ilvl w:val="2"/>
        <w:numId w:val="4"/>
      </w:numPr>
    </w:pPr>
    <w:rPr>
      <w:rFonts w:ascii="宋体"/>
      <w:sz w:val="21"/>
    </w:rPr>
  </w:style>
  <w:style w:type="paragraph" w:customStyle="1" w:styleId="affff2">
    <w:name w:val="示例×："/>
    <w:basedOn w:val="a5"/>
    <w:qFormat/>
    <w:rsid w:val="00737CEA"/>
    <w:pPr>
      <w:numPr>
        <w:numId w:val="0"/>
      </w:numPr>
      <w:spacing w:beforeLines="0" w:afterLines="0"/>
      <w:ind w:firstLine="363"/>
      <w:outlineLvl w:val="9"/>
    </w:pPr>
    <w:rPr>
      <w:rFonts w:ascii="宋体" w:eastAsia="宋体"/>
      <w:sz w:val="18"/>
      <w:szCs w:val="18"/>
    </w:rPr>
  </w:style>
  <w:style w:type="paragraph" w:customStyle="1" w:styleId="affff3">
    <w:name w:val="二级无"/>
    <w:basedOn w:val="a7"/>
    <w:qFormat/>
    <w:rsid w:val="00737CEA"/>
    <w:pPr>
      <w:spacing w:beforeLines="0" w:afterLines="0"/>
    </w:pPr>
    <w:rPr>
      <w:rFonts w:ascii="宋体" w:eastAsia="宋体"/>
    </w:rPr>
  </w:style>
  <w:style w:type="paragraph" w:customStyle="1" w:styleId="affff4">
    <w:name w:val="注：（正文）"/>
    <w:basedOn w:val="affff"/>
    <w:next w:val="affe"/>
    <w:qFormat/>
    <w:rsid w:val="00737CEA"/>
  </w:style>
  <w:style w:type="paragraph" w:customStyle="1" w:styleId="a4">
    <w:name w:val="注×：（正文）"/>
    <w:qFormat/>
    <w:rsid w:val="00737CEA"/>
    <w:pPr>
      <w:numPr>
        <w:numId w:val="5"/>
      </w:numPr>
      <w:jc w:val="both"/>
    </w:pPr>
    <w:rPr>
      <w:rFonts w:ascii="宋体"/>
      <w:sz w:val="18"/>
      <w:szCs w:val="18"/>
    </w:rPr>
  </w:style>
  <w:style w:type="paragraph" w:customStyle="1" w:styleId="affff5">
    <w:name w:val="标准标志"/>
    <w:next w:val="aff"/>
    <w:qFormat/>
    <w:rsid w:val="00737CE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f"/>
    <w:qFormat/>
    <w:rsid w:val="00737CE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qFormat/>
    <w:rsid w:val="00737CEA"/>
    <w:pPr>
      <w:spacing w:before="120"/>
      <w:ind w:left="221"/>
    </w:pPr>
    <w:rPr>
      <w:rFonts w:ascii="宋体"/>
      <w:sz w:val="18"/>
      <w:szCs w:val="18"/>
    </w:rPr>
  </w:style>
  <w:style w:type="paragraph" w:customStyle="1" w:styleId="affff8">
    <w:name w:val="标准书眉_偶数页"/>
    <w:basedOn w:val="afffb"/>
    <w:next w:val="aff"/>
    <w:qFormat/>
    <w:rsid w:val="00737CEA"/>
    <w:pPr>
      <w:jc w:val="left"/>
    </w:pPr>
  </w:style>
  <w:style w:type="paragraph" w:customStyle="1" w:styleId="affff9">
    <w:name w:val="标准书眉一"/>
    <w:qFormat/>
    <w:rsid w:val="00737CEA"/>
    <w:pPr>
      <w:jc w:val="both"/>
    </w:pPr>
  </w:style>
  <w:style w:type="paragraph" w:customStyle="1" w:styleId="affffa">
    <w:name w:val="参考文献"/>
    <w:basedOn w:val="aff"/>
    <w:next w:val="affe"/>
    <w:qFormat/>
    <w:rsid w:val="00737CEA"/>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f"/>
    <w:next w:val="affe"/>
    <w:qFormat/>
    <w:rsid w:val="00737CEA"/>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basedOn w:val="aff0"/>
    <w:qFormat/>
    <w:rsid w:val="00737CEA"/>
    <w:rPr>
      <w:rFonts w:ascii="黑体" w:eastAsia="黑体"/>
      <w:spacing w:val="85"/>
      <w:w w:val="100"/>
      <w:position w:val="3"/>
      <w:sz w:val="28"/>
      <w:szCs w:val="28"/>
    </w:rPr>
  </w:style>
  <w:style w:type="paragraph" w:customStyle="1" w:styleId="affffd">
    <w:name w:val="发布部门"/>
    <w:next w:val="affe"/>
    <w:qFormat/>
    <w:rsid w:val="00737CEA"/>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qFormat/>
    <w:rsid w:val="00737CEA"/>
    <w:pPr>
      <w:framePr w:w="3997" w:h="471" w:hRule="exact" w:vSpace="181" w:wrap="around" w:hAnchor="page" w:x="7089" w:y="14097" w:anchorLock="1"/>
    </w:pPr>
    <w:rPr>
      <w:rFonts w:eastAsia="黑体"/>
      <w:sz w:val="28"/>
    </w:rPr>
  </w:style>
  <w:style w:type="paragraph" w:customStyle="1" w:styleId="afffff">
    <w:name w:val="封面标准代替信息"/>
    <w:qFormat/>
    <w:rsid w:val="00737CEA"/>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1">
    <w:name w:val="封面标准号1"/>
    <w:qFormat/>
    <w:rsid w:val="00737CEA"/>
    <w:pPr>
      <w:widowControl w:val="0"/>
      <w:kinsoku w:val="0"/>
      <w:overflowPunct w:val="0"/>
      <w:autoSpaceDE w:val="0"/>
      <w:autoSpaceDN w:val="0"/>
      <w:spacing w:before="308"/>
      <w:jc w:val="right"/>
      <w:textAlignment w:val="center"/>
    </w:pPr>
    <w:rPr>
      <w:sz w:val="28"/>
    </w:rPr>
  </w:style>
  <w:style w:type="paragraph" w:customStyle="1" w:styleId="afffff0">
    <w:name w:val="封面标准名称"/>
    <w:qFormat/>
    <w:rsid w:val="00737CEA"/>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qFormat/>
    <w:rsid w:val="00737CEA"/>
    <w:pPr>
      <w:framePr w:wrap="around"/>
      <w:spacing w:before="370" w:line="400" w:lineRule="exact"/>
    </w:pPr>
    <w:rPr>
      <w:rFonts w:ascii="Times New Roman"/>
      <w:sz w:val="28"/>
      <w:szCs w:val="28"/>
    </w:rPr>
  </w:style>
  <w:style w:type="paragraph" w:customStyle="1" w:styleId="afffff2">
    <w:name w:val="封面一致性程度标识"/>
    <w:basedOn w:val="afffff1"/>
    <w:qFormat/>
    <w:rsid w:val="00737CEA"/>
    <w:pPr>
      <w:framePr w:wrap="around"/>
      <w:spacing w:before="440"/>
    </w:pPr>
    <w:rPr>
      <w:rFonts w:ascii="宋体" w:eastAsia="宋体"/>
    </w:rPr>
  </w:style>
  <w:style w:type="paragraph" w:customStyle="1" w:styleId="afffff3">
    <w:name w:val="封面标准文稿类别"/>
    <w:basedOn w:val="afffff2"/>
    <w:qFormat/>
    <w:rsid w:val="00737CEA"/>
    <w:pPr>
      <w:framePr w:wrap="around"/>
      <w:spacing w:after="160" w:line="240" w:lineRule="auto"/>
    </w:pPr>
    <w:rPr>
      <w:sz w:val="24"/>
    </w:rPr>
  </w:style>
  <w:style w:type="paragraph" w:customStyle="1" w:styleId="afffff4">
    <w:name w:val="封面标准文稿编辑信息"/>
    <w:basedOn w:val="afffff3"/>
    <w:qFormat/>
    <w:rsid w:val="00737CEA"/>
    <w:pPr>
      <w:framePr w:wrap="around"/>
      <w:spacing w:before="180" w:line="180" w:lineRule="exact"/>
    </w:pPr>
    <w:rPr>
      <w:sz w:val="21"/>
    </w:rPr>
  </w:style>
  <w:style w:type="paragraph" w:customStyle="1" w:styleId="afffff5">
    <w:name w:val="封面正文"/>
    <w:qFormat/>
    <w:rsid w:val="00737CEA"/>
    <w:pPr>
      <w:jc w:val="both"/>
    </w:pPr>
  </w:style>
  <w:style w:type="paragraph" w:customStyle="1" w:styleId="af5">
    <w:name w:val="附录标识"/>
    <w:basedOn w:val="aff"/>
    <w:next w:val="affe"/>
    <w:qFormat/>
    <w:rsid w:val="00737CEA"/>
    <w:pPr>
      <w:keepNext/>
      <w:widowControl/>
      <w:numPr>
        <w:numId w:val="6"/>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afffff6">
    <w:name w:val="附录标题"/>
    <w:basedOn w:val="affe"/>
    <w:next w:val="affe"/>
    <w:qFormat/>
    <w:rsid w:val="00737CEA"/>
    <w:pPr>
      <w:ind w:firstLineChars="0" w:firstLine="0"/>
      <w:jc w:val="center"/>
    </w:pPr>
    <w:rPr>
      <w:rFonts w:ascii="黑体" w:eastAsia="黑体"/>
    </w:rPr>
  </w:style>
  <w:style w:type="paragraph" w:customStyle="1" w:styleId="af3">
    <w:name w:val="附录表标号"/>
    <w:basedOn w:val="aff"/>
    <w:next w:val="affe"/>
    <w:qFormat/>
    <w:rsid w:val="00737CEA"/>
    <w:pPr>
      <w:numPr>
        <w:numId w:val="7"/>
      </w:numPr>
      <w:spacing w:line="14" w:lineRule="exact"/>
      <w:jc w:val="center"/>
      <w:outlineLvl w:val="0"/>
    </w:pPr>
    <w:rPr>
      <w:color w:val="FFFFFF"/>
    </w:rPr>
  </w:style>
  <w:style w:type="paragraph" w:customStyle="1" w:styleId="af4">
    <w:name w:val="附录表标题"/>
    <w:basedOn w:val="aff"/>
    <w:next w:val="affe"/>
    <w:qFormat/>
    <w:rsid w:val="00737CEA"/>
    <w:pPr>
      <w:numPr>
        <w:ilvl w:val="1"/>
        <w:numId w:val="7"/>
      </w:numPr>
      <w:spacing w:beforeLines="50" w:afterLines="50"/>
      <w:jc w:val="center"/>
    </w:pPr>
    <w:rPr>
      <w:rFonts w:ascii="黑体" w:eastAsia="黑体"/>
      <w:szCs w:val="21"/>
    </w:rPr>
  </w:style>
  <w:style w:type="paragraph" w:customStyle="1" w:styleId="af8">
    <w:name w:val="附录二级条标题"/>
    <w:basedOn w:val="aff"/>
    <w:next w:val="affe"/>
    <w:qFormat/>
    <w:rsid w:val="00737CEA"/>
    <w:pPr>
      <w:widowControl/>
      <w:numPr>
        <w:ilvl w:val="3"/>
        <w:numId w:val="6"/>
      </w:numPr>
      <w:tabs>
        <w:tab w:val="left" w:pos="360"/>
      </w:tabs>
      <w:wordWrap w:val="0"/>
      <w:overflowPunct w:val="0"/>
      <w:autoSpaceDE w:val="0"/>
      <w:autoSpaceDN w:val="0"/>
      <w:spacing w:beforeLines="50" w:afterLines="50"/>
      <w:textAlignment w:val="baseline"/>
      <w:outlineLvl w:val="3"/>
    </w:pPr>
    <w:rPr>
      <w:rFonts w:ascii="黑体" w:eastAsia="黑体"/>
      <w:kern w:val="21"/>
      <w:szCs w:val="20"/>
    </w:rPr>
  </w:style>
  <w:style w:type="paragraph" w:customStyle="1" w:styleId="afffff7">
    <w:name w:val="附录二级无"/>
    <w:basedOn w:val="af8"/>
    <w:qFormat/>
    <w:rsid w:val="00737CEA"/>
    <w:pPr>
      <w:tabs>
        <w:tab w:val="clear" w:pos="360"/>
      </w:tabs>
      <w:spacing w:beforeLines="0" w:afterLines="0"/>
    </w:pPr>
    <w:rPr>
      <w:rFonts w:ascii="宋体" w:eastAsia="宋体"/>
      <w:szCs w:val="21"/>
    </w:rPr>
  </w:style>
  <w:style w:type="paragraph" w:customStyle="1" w:styleId="afffff8">
    <w:name w:val="附录公式"/>
    <w:basedOn w:val="affe"/>
    <w:next w:val="affe"/>
    <w:link w:val="Char5"/>
    <w:qFormat/>
    <w:rsid w:val="00737CEA"/>
  </w:style>
  <w:style w:type="character" w:customStyle="1" w:styleId="Char5">
    <w:name w:val="附录公式 Char"/>
    <w:basedOn w:val="Char3"/>
    <w:link w:val="afffff8"/>
    <w:qFormat/>
    <w:rsid w:val="00737CEA"/>
    <w:rPr>
      <w:rFonts w:ascii="宋体"/>
      <w:sz w:val="21"/>
      <w:lang w:val="en-US" w:eastAsia="zh-CN" w:bidi="ar-SA"/>
    </w:rPr>
  </w:style>
  <w:style w:type="paragraph" w:customStyle="1" w:styleId="afffff9">
    <w:name w:val="附录公式编号制表符"/>
    <w:basedOn w:val="aff"/>
    <w:next w:val="affe"/>
    <w:qFormat/>
    <w:rsid w:val="00737CEA"/>
    <w:pPr>
      <w:widowControl/>
      <w:tabs>
        <w:tab w:val="center" w:pos="4201"/>
        <w:tab w:val="right" w:leader="dot" w:pos="9298"/>
      </w:tabs>
      <w:autoSpaceDE w:val="0"/>
      <w:autoSpaceDN w:val="0"/>
    </w:pPr>
    <w:rPr>
      <w:rFonts w:ascii="宋体"/>
      <w:kern w:val="0"/>
      <w:szCs w:val="20"/>
    </w:rPr>
  </w:style>
  <w:style w:type="paragraph" w:customStyle="1" w:styleId="af9">
    <w:name w:val="附录三级条标题"/>
    <w:basedOn w:val="af8"/>
    <w:next w:val="affe"/>
    <w:qFormat/>
    <w:rsid w:val="00737CEA"/>
    <w:pPr>
      <w:numPr>
        <w:ilvl w:val="4"/>
      </w:numPr>
      <w:outlineLvl w:val="4"/>
    </w:pPr>
  </w:style>
  <w:style w:type="paragraph" w:customStyle="1" w:styleId="afffffa">
    <w:name w:val="附录三级无"/>
    <w:basedOn w:val="af9"/>
    <w:qFormat/>
    <w:rsid w:val="00737CEA"/>
    <w:pPr>
      <w:tabs>
        <w:tab w:val="clear" w:pos="360"/>
      </w:tabs>
      <w:spacing w:beforeLines="0" w:afterLines="0"/>
    </w:pPr>
    <w:rPr>
      <w:rFonts w:ascii="宋体" w:eastAsia="宋体"/>
      <w:szCs w:val="21"/>
    </w:rPr>
  </w:style>
  <w:style w:type="paragraph" w:customStyle="1" w:styleId="afd">
    <w:name w:val="附录数字编号列项（二级）"/>
    <w:qFormat/>
    <w:rsid w:val="00737CEA"/>
    <w:pPr>
      <w:numPr>
        <w:ilvl w:val="1"/>
        <w:numId w:val="8"/>
      </w:numPr>
    </w:pPr>
    <w:rPr>
      <w:rFonts w:ascii="宋体"/>
      <w:sz w:val="21"/>
    </w:rPr>
  </w:style>
  <w:style w:type="paragraph" w:customStyle="1" w:styleId="afa">
    <w:name w:val="附录四级条标题"/>
    <w:basedOn w:val="af9"/>
    <w:next w:val="affe"/>
    <w:qFormat/>
    <w:rsid w:val="00737CEA"/>
    <w:pPr>
      <w:numPr>
        <w:ilvl w:val="5"/>
      </w:numPr>
      <w:outlineLvl w:val="5"/>
    </w:pPr>
  </w:style>
  <w:style w:type="paragraph" w:customStyle="1" w:styleId="afffffb">
    <w:name w:val="附录四级无"/>
    <w:basedOn w:val="afa"/>
    <w:qFormat/>
    <w:rsid w:val="00737CEA"/>
    <w:pPr>
      <w:tabs>
        <w:tab w:val="clear" w:pos="360"/>
      </w:tabs>
      <w:spacing w:beforeLines="0" w:afterLines="0"/>
    </w:pPr>
    <w:rPr>
      <w:rFonts w:ascii="宋体" w:eastAsia="宋体"/>
      <w:szCs w:val="21"/>
    </w:rPr>
  </w:style>
  <w:style w:type="paragraph" w:customStyle="1" w:styleId="ab">
    <w:name w:val="附录图标号"/>
    <w:basedOn w:val="aff"/>
    <w:qFormat/>
    <w:rsid w:val="00737CEA"/>
    <w:pPr>
      <w:keepNext/>
      <w:pageBreakBefore/>
      <w:widowControl/>
      <w:numPr>
        <w:numId w:val="9"/>
      </w:numPr>
      <w:spacing w:line="14" w:lineRule="exact"/>
      <w:ind w:left="0" w:firstLine="363"/>
      <w:jc w:val="center"/>
      <w:outlineLvl w:val="0"/>
    </w:pPr>
    <w:rPr>
      <w:color w:val="FFFFFF"/>
    </w:rPr>
  </w:style>
  <w:style w:type="paragraph" w:customStyle="1" w:styleId="ac">
    <w:name w:val="附录图标题"/>
    <w:basedOn w:val="aff"/>
    <w:next w:val="affe"/>
    <w:qFormat/>
    <w:rsid w:val="00737CEA"/>
    <w:pPr>
      <w:numPr>
        <w:ilvl w:val="1"/>
        <w:numId w:val="9"/>
      </w:numPr>
      <w:tabs>
        <w:tab w:val="left" w:pos="363"/>
      </w:tabs>
      <w:spacing w:beforeLines="50" w:afterLines="50"/>
      <w:ind w:left="0" w:firstLine="0"/>
      <w:jc w:val="center"/>
    </w:pPr>
    <w:rPr>
      <w:rFonts w:ascii="黑体" w:eastAsia="黑体"/>
      <w:szCs w:val="21"/>
    </w:rPr>
  </w:style>
  <w:style w:type="paragraph" w:customStyle="1" w:styleId="afb">
    <w:name w:val="附录五级条标题"/>
    <w:basedOn w:val="afa"/>
    <w:next w:val="affe"/>
    <w:qFormat/>
    <w:rsid w:val="00737CEA"/>
    <w:pPr>
      <w:numPr>
        <w:ilvl w:val="6"/>
      </w:numPr>
      <w:outlineLvl w:val="6"/>
    </w:pPr>
  </w:style>
  <w:style w:type="paragraph" w:customStyle="1" w:styleId="afffffc">
    <w:name w:val="附录五级无"/>
    <w:basedOn w:val="afb"/>
    <w:qFormat/>
    <w:rsid w:val="00737CEA"/>
    <w:pPr>
      <w:tabs>
        <w:tab w:val="clear" w:pos="360"/>
      </w:tabs>
      <w:spacing w:beforeLines="0" w:afterLines="0"/>
    </w:pPr>
    <w:rPr>
      <w:rFonts w:ascii="宋体" w:eastAsia="宋体"/>
      <w:szCs w:val="21"/>
    </w:rPr>
  </w:style>
  <w:style w:type="paragraph" w:customStyle="1" w:styleId="af6">
    <w:name w:val="附录章标题"/>
    <w:next w:val="affe"/>
    <w:qFormat/>
    <w:rsid w:val="00737CEA"/>
    <w:pPr>
      <w:numPr>
        <w:ilvl w:val="1"/>
        <w:numId w:val="6"/>
      </w:numPr>
      <w:wordWrap w:val="0"/>
      <w:overflowPunct w:val="0"/>
      <w:autoSpaceDE w:val="0"/>
      <w:spacing w:beforeLines="100" w:afterLines="100"/>
      <w:jc w:val="both"/>
      <w:textAlignment w:val="baseline"/>
      <w:outlineLvl w:val="1"/>
    </w:pPr>
    <w:rPr>
      <w:rFonts w:ascii="黑体" w:eastAsia="黑体"/>
      <w:kern w:val="21"/>
      <w:sz w:val="21"/>
    </w:rPr>
  </w:style>
  <w:style w:type="paragraph" w:customStyle="1" w:styleId="af7">
    <w:name w:val="附录一级条标题"/>
    <w:basedOn w:val="af6"/>
    <w:next w:val="affe"/>
    <w:qFormat/>
    <w:rsid w:val="00737CEA"/>
    <w:pPr>
      <w:numPr>
        <w:ilvl w:val="2"/>
      </w:numPr>
      <w:tabs>
        <w:tab w:val="left" w:pos="360"/>
      </w:tabs>
      <w:autoSpaceDN w:val="0"/>
      <w:spacing w:beforeLines="50" w:afterLines="50"/>
      <w:outlineLvl w:val="2"/>
    </w:pPr>
  </w:style>
  <w:style w:type="paragraph" w:customStyle="1" w:styleId="afffffd">
    <w:name w:val="附录一级无"/>
    <w:basedOn w:val="af7"/>
    <w:qFormat/>
    <w:rsid w:val="00737CEA"/>
    <w:pPr>
      <w:tabs>
        <w:tab w:val="clear" w:pos="360"/>
      </w:tabs>
      <w:spacing w:beforeLines="0" w:afterLines="0"/>
    </w:pPr>
    <w:rPr>
      <w:rFonts w:ascii="宋体" w:eastAsia="宋体"/>
      <w:szCs w:val="21"/>
    </w:rPr>
  </w:style>
  <w:style w:type="paragraph" w:customStyle="1" w:styleId="afc">
    <w:name w:val="附录字母编号列项（一级）"/>
    <w:qFormat/>
    <w:rsid w:val="00737CEA"/>
    <w:pPr>
      <w:numPr>
        <w:numId w:val="8"/>
      </w:numPr>
    </w:pPr>
    <w:rPr>
      <w:rFonts w:ascii="宋体"/>
      <w:sz w:val="21"/>
    </w:rPr>
  </w:style>
  <w:style w:type="paragraph" w:customStyle="1" w:styleId="afffffe">
    <w:name w:val="列项说明"/>
    <w:basedOn w:val="aff"/>
    <w:qFormat/>
    <w:rsid w:val="00737CE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qFormat/>
    <w:rsid w:val="00737CEA"/>
    <w:pPr>
      <w:ind w:leftChars="400" w:left="600" w:hangingChars="200" w:hanging="200"/>
    </w:pPr>
    <w:rPr>
      <w:rFonts w:ascii="宋体"/>
      <w:sz w:val="21"/>
    </w:rPr>
  </w:style>
  <w:style w:type="paragraph" w:customStyle="1" w:styleId="affffff0">
    <w:name w:val="目次、索引正文"/>
    <w:qFormat/>
    <w:rsid w:val="00737CEA"/>
    <w:pPr>
      <w:spacing w:line="320" w:lineRule="exact"/>
      <w:jc w:val="both"/>
    </w:pPr>
    <w:rPr>
      <w:rFonts w:ascii="宋体"/>
      <w:sz w:val="21"/>
    </w:rPr>
  </w:style>
  <w:style w:type="paragraph" w:customStyle="1" w:styleId="affffff1">
    <w:name w:val="其他标准标志"/>
    <w:basedOn w:val="affff5"/>
    <w:qFormat/>
    <w:rsid w:val="00737CEA"/>
    <w:pPr>
      <w:framePr w:w="6101" w:wrap="around" w:vAnchor="page" w:hAnchor="page" w:x="4673" w:y="942"/>
    </w:pPr>
    <w:rPr>
      <w:w w:val="130"/>
    </w:rPr>
  </w:style>
  <w:style w:type="paragraph" w:customStyle="1" w:styleId="affffff2">
    <w:name w:val="其他标准称谓"/>
    <w:next w:val="aff"/>
    <w:qFormat/>
    <w:rsid w:val="00737CEA"/>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rsid w:val="00737CEA"/>
    <w:pPr>
      <w:framePr w:wrap="around" w:y="15310"/>
      <w:spacing w:line="0" w:lineRule="atLeast"/>
    </w:pPr>
    <w:rPr>
      <w:rFonts w:ascii="黑体" w:eastAsia="黑体"/>
      <w:b w:val="0"/>
    </w:rPr>
  </w:style>
  <w:style w:type="paragraph" w:customStyle="1" w:styleId="affffff4">
    <w:name w:val="前言、引言标题"/>
    <w:next w:val="affe"/>
    <w:qFormat/>
    <w:rsid w:val="00737CEA"/>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8"/>
    <w:qFormat/>
    <w:rsid w:val="00737CEA"/>
    <w:pPr>
      <w:spacing w:beforeLines="0" w:afterLines="0"/>
    </w:pPr>
    <w:rPr>
      <w:rFonts w:ascii="宋体" w:eastAsia="宋体"/>
    </w:rPr>
  </w:style>
  <w:style w:type="paragraph" w:customStyle="1" w:styleId="affffff6">
    <w:name w:val="实施日期"/>
    <w:basedOn w:val="affffe"/>
    <w:qFormat/>
    <w:rsid w:val="00737CEA"/>
    <w:pPr>
      <w:framePr w:wrap="around" w:vAnchor="page" w:hAnchor="text"/>
      <w:jc w:val="right"/>
    </w:pPr>
  </w:style>
  <w:style w:type="paragraph" w:customStyle="1" w:styleId="affffff7">
    <w:name w:val="示例后文字"/>
    <w:basedOn w:val="affe"/>
    <w:next w:val="affe"/>
    <w:qFormat/>
    <w:rsid w:val="00737CEA"/>
    <w:pPr>
      <w:ind w:firstLine="360"/>
    </w:pPr>
    <w:rPr>
      <w:sz w:val="18"/>
    </w:rPr>
  </w:style>
  <w:style w:type="paragraph" w:customStyle="1" w:styleId="affffff8">
    <w:name w:val="首示例"/>
    <w:next w:val="affe"/>
    <w:link w:val="Char6"/>
    <w:qFormat/>
    <w:rsid w:val="00737CEA"/>
    <w:pPr>
      <w:tabs>
        <w:tab w:val="left" w:pos="360"/>
      </w:tabs>
    </w:pPr>
    <w:rPr>
      <w:rFonts w:ascii="宋体" w:hAnsi="宋体"/>
      <w:kern w:val="2"/>
      <w:sz w:val="18"/>
      <w:szCs w:val="18"/>
    </w:rPr>
  </w:style>
  <w:style w:type="character" w:customStyle="1" w:styleId="Char6">
    <w:name w:val="首示例 Char"/>
    <w:basedOn w:val="aff0"/>
    <w:link w:val="affffff8"/>
    <w:qFormat/>
    <w:rsid w:val="00737CEA"/>
    <w:rPr>
      <w:rFonts w:ascii="宋体" w:hAnsi="宋体"/>
      <w:kern w:val="2"/>
      <w:sz w:val="18"/>
      <w:szCs w:val="18"/>
    </w:rPr>
  </w:style>
  <w:style w:type="paragraph" w:customStyle="1" w:styleId="affffff9">
    <w:name w:val="四级无"/>
    <w:basedOn w:val="a9"/>
    <w:qFormat/>
    <w:rsid w:val="00737CEA"/>
    <w:pPr>
      <w:spacing w:beforeLines="0" w:afterLines="0"/>
    </w:pPr>
    <w:rPr>
      <w:rFonts w:ascii="宋体" w:eastAsia="宋体"/>
    </w:rPr>
  </w:style>
  <w:style w:type="paragraph" w:customStyle="1" w:styleId="affffffa">
    <w:name w:val="条文脚注"/>
    <w:basedOn w:val="af0"/>
    <w:qFormat/>
    <w:rsid w:val="00737CEA"/>
    <w:pPr>
      <w:numPr>
        <w:numId w:val="0"/>
      </w:numPr>
      <w:jc w:val="both"/>
    </w:pPr>
  </w:style>
  <w:style w:type="paragraph" w:customStyle="1" w:styleId="affffffb">
    <w:name w:val="图标脚注说明"/>
    <w:basedOn w:val="affe"/>
    <w:qFormat/>
    <w:rsid w:val="00737CEA"/>
    <w:pPr>
      <w:ind w:left="840" w:firstLineChars="0" w:hanging="420"/>
    </w:pPr>
    <w:rPr>
      <w:sz w:val="18"/>
      <w:szCs w:val="18"/>
    </w:rPr>
  </w:style>
  <w:style w:type="paragraph" w:customStyle="1" w:styleId="affffffc">
    <w:name w:val="图表脚注说明"/>
    <w:basedOn w:val="aff"/>
    <w:qFormat/>
    <w:rsid w:val="00737CEA"/>
    <w:pPr>
      <w:ind w:left="544" w:hanging="181"/>
    </w:pPr>
    <w:rPr>
      <w:rFonts w:ascii="宋体"/>
      <w:sz w:val="18"/>
      <w:szCs w:val="18"/>
    </w:rPr>
  </w:style>
  <w:style w:type="paragraph" w:customStyle="1" w:styleId="affffffd">
    <w:name w:val="图的脚注"/>
    <w:next w:val="affe"/>
    <w:qFormat/>
    <w:rsid w:val="00737CEA"/>
    <w:pPr>
      <w:widowControl w:val="0"/>
      <w:ind w:leftChars="200" w:left="840" w:hangingChars="200" w:hanging="420"/>
      <w:jc w:val="both"/>
    </w:pPr>
    <w:rPr>
      <w:rFonts w:ascii="宋体"/>
      <w:sz w:val="18"/>
    </w:rPr>
  </w:style>
  <w:style w:type="paragraph" w:customStyle="1" w:styleId="affffffe">
    <w:name w:val="文献分类号"/>
    <w:qFormat/>
    <w:rsid w:val="00737CEA"/>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a"/>
    <w:qFormat/>
    <w:rsid w:val="00737CEA"/>
    <w:pPr>
      <w:spacing w:beforeLines="0" w:afterLines="0"/>
    </w:pPr>
    <w:rPr>
      <w:rFonts w:ascii="宋体" w:eastAsia="宋体"/>
    </w:rPr>
  </w:style>
  <w:style w:type="paragraph" w:customStyle="1" w:styleId="afffffff0">
    <w:name w:val="一级无"/>
    <w:basedOn w:val="a6"/>
    <w:qFormat/>
    <w:rsid w:val="00737CEA"/>
    <w:pPr>
      <w:spacing w:beforeLines="0" w:afterLines="0"/>
    </w:pPr>
    <w:rPr>
      <w:rFonts w:ascii="宋体" w:eastAsia="宋体"/>
    </w:rPr>
  </w:style>
  <w:style w:type="paragraph" w:customStyle="1" w:styleId="afffffff1">
    <w:name w:val="正文表标题"/>
    <w:next w:val="affe"/>
    <w:qFormat/>
    <w:rsid w:val="00737CEA"/>
    <w:pPr>
      <w:tabs>
        <w:tab w:val="left" w:pos="360"/>
      </w:tabs>
      <w:spacing w:beforeLines="50" w:afterLines="50"/>
      <w:jc w:val="center"/>
    </w:pPr>
    <w:rPr>
      <w:rFonts w:ascii="黑体" w:eastAsia="黑体"/>
      <w:sz w:val="21"/>
    </w:rPr>
  </w:style>
  <w:style w:type="paragraph" w:customStyle="1" w:styleId="afffffff2">
    <w:name w:val="正文公式编号制表符"/>
    <w:basedOn w:val="affe"/>
    <w:next w:val="affe"/>
    <w:qFormat/>
    <w:rsid w:val="00737CEA"/>
    <w:pPr>
      <w:ind w:firstLineChars="0" w:firstLine="0"/>
    </w:pPr>
  </w:style>
  <w:style w:type="paragraph" w:customStyle="1" w:styleId="afffffff3">
    <w:name w:val="正文图标题"/>
    <w:next w:val="affe"/>
    <w:qFormat/>
    <w:rsid w:val="00737CEA"/>
    <w:pPr>
      <w:tabs>
        <w:tab w:val="left" w:pos="360"/>
      </w:tabs>
      <w:spacing w:beforeLines="50" w:afterLines="50"/>
      <w:jc w:val="center"/>
    </w:pPr>
    <w:rPr>
      <w:rFonts w:ascii="黑体" w:eastAsia="黑体"/>
      <w:sz w:val="21"/>
    </w:rPr>
  </w:style>
  <w:style w:type="paragraph" w:customStyle="1" w:styleId="afffffff4">
    <w:name w:val="终结线"/>
    <w:basedOn w:val="aff"/>
    <w:qFormat/>
    <w:rsid w:val="00737CEA"/>
    <w:pPr>
      <w:framePr w:hSpace="181" w:vSpace="181" w:wrap="around" w:vAnchor="text" w:hAnchor="margin" w:xAlign="center" w:y="285"/>
    </w:pPr>
  </w:style>
  <w:style w:type="paragraph" w:customStyle="1" w:styleId="afffffff5">
    <w:name w:val="其他发布日期"/>
    <w:basedOn w:val="affffe"/>
    <w:qFormat/>
    <w:rsid w:val="00737CEA"/>
    <w:pPr>
      <w:framePr w:wrap="around" w:vAnchor="page" w:hAnchor="text" w:x="1419"/>
    </w:pPr>
  </w:style>
  <w:style w:type="paragraph" w:customStyle="1" w:styleId="afffffff6">
    <w:name w:val="其他实施日期"/>
    <w:basedOn w:val="affffff6"/>
    <w:qFormat/>
    <w:rsid w:val="00737CEA"/>
    <w:pPr>
      <w:framePr w:wrap="around"/>
    </w:pPr>
  </w:style>
  <w:style w:type="paragraph" w:customStyle="1" w:styleId="22">
    <w:name w:val="封面标准名称2"/>
    <w:basedOn w:val="afffff0"/>
    <w:qFormat/>
    <w:rsid w:val="00737CEA"/>
    <w:pPr>
      <w:framePr w:wrap="around" w:y="4469"/>
      <w:spacing w:beforeLines="630"/>
    </w:pPr>
  </w:style>
  <w:style w:type="paragraph" w:customStyle="1" w:styleId="23">
    <w:name w:val="封面标准英文名称2"/>
    <w:basedOn w:val="afffff1"/>
    <w:qFormat/>
    <w:rsid w:val="00737CEA"/>
    <w:pPr>
      <w:framePr w:wrap="around" w:y="4469"/>
    </w:pPr>
  </w:style>
  <w:style w:type="paragraph" w:customStyle="1" w:styleId="24">
    <w:name w:val="封面一致性程度标识2"/>
    <w:basedOn w:val="afffff2"/>
    <w:qFormat/>
    <w:rsid w:val="00737CEA"/>
    <w:pPr>
      <w:framePr w:wrap="around" w:y="4469"/>
    </w:pPr>
  </w:style>
  <w:style w:type="paragraph" w:customStyle="1" w:styleId="25">
    <w:name w:val="封面标准文稿类别2"/>
    <w:basedOn w:val="afffff3"/>
    <w:qFormat/>
    <w:rsid w:val="00737CEA"/>
    <w:pPr>
      <w:framePr w:wrap="around" w:y="4469"/>
    </w:pPr>
  </w:style>
  <w:style w:type="paragraph" w:customStyle="1" w:styleId="26">
    <w:name w:val="封面标准文稿编辑信息2"/>
    <w:basedOn w:val="afffff4"/>
    <w:qFormat/>
    <w:rsid w:val="00737CEA"/>
    <w:pPr>
      <w:framePr w:wrap="around" w:y="4469"/>
    </w:pPr>
  </w:style>
  <w:style w:type="character" w:customStyle="1" w:styleId="Char4">
    <w:name w:val="标题 Char"/>
    <w:basedOn w:val="aff0"/>
    <w:link w:val="afff0"/>
    <w:qFormat/>
    <w:rsid w:val="00737CEA"/>
    <w:rPr>
      <w:rFonts w:ascii="Arial" w:hAnsi="Arial" w:cs="Arial"/>
      <w:b/>
      <w:bCs/>
      <w:kern w:val="2"/>
      <w:sz w:val="32"/>
      <w:szCs w:val="32"/>
    </w:rPr>
  </w:style>
  <w:style w:type="paragraph" w:customStyle="1" w:styleId="a0">
    <w:name w:val="二级无标题条"/>
    <w:basedOn w:val="aff"/>
    <w:qFormat/>
    <w:rsid w:val="00737CEA"/>
    <w:pPr>
      <w:numPr>
        <w:ilvl w:val="3"/>
        <w:numId w:val="10"/>
      </w:numPr>
    </w:pPr>
  </w:style>
  <w:style w:type="paragraph" w:customStyle="1" w:styleId="a1">
    <w:name w:val="三级无标题条"/>
    <w:basedOn w:val="aff"/>
    <w:qFormat/>
    <w:rsid w:val="00737CEA"/>
    <w:pPr>
      <w:numPr>
        <w:ilvl w:val="4"/>
        <w:numId w:val="10"/>
      </w:numPr>
    </w:pPr>
  </w:style>
  <w:style w:type="paragraph" w:customStyle="1" w:styleId="a2">
    <w:name w:val="四级无标题条"/>
    <w:basedOn w:val="aff"/>
    <w:qFormat/>
    <w:rsid w:val="00737CEA"/>
    <w:pPr>
      <w:numPr>
        <w:ilvl w:val="5"/>
        <w:numId w:val="10"/>
      </w:numPr>
    </w:pPr>
  </w:style>
  <w:style w:type="paragraph" w:customStyle="1" w:styleId="a3">
    <w:name w:val="五级无标题条"/>
    <w:basedOn w:val="aff"/>
    <w:qFormat/>
    <w:rsid w:val="00737CEA"/>
    <w:pPr>
      <w:numPr>
        <w:ilvl w:val="6"/>
        <w:numId w:val="10"/>
      </w:numPr>
    </w:pPr>
  </w:style>
  <w:style w:type="paragraph" w:customStyle="1" w:styleId="a">
    <w:name w:val="一级无标题条"/>
    <w:basedOn w:val="aff"/>
    <w:qFormat/>
    <w:rsid w:val="00737CEA"/>
    <w:pPr>
      <w:numPr>
        <w:ilvl w:val="2"/>
        <w:numId w:val="10"/>
      </w:numPr>
    </w:pPr>
  </w:style>
  <w:style w:type="character" w:customStyle="1" w:styleId="Char2">
    <w:name w:val="批注框文本 Char"/>
    <w:basedOn w:val="aff0"/>
    <w:link w:val="affa"/>
    <w:qFormat/>
    <w:rsid w:val="00737CEA"/>
    <w:rPr>
      <w:kern w:val="2"/>
      <w:sz w:val="18"/>
      <w:szCs w:val="18"/>
    </w:rPr>
  </w:style>
  <w:style w:type="paragraph" w:customStyle="1" w:styleId="afe">
    <w:name w:val="列项——"/>
    <w:qFormat/>
    <w:rsid w:val="00737CEA"/>
    <w:pPr>
      <w:widowControl w:val="0"/>
      <w:numPr>
        <w:numId w:val="11"/>
      </w:numPr>
      <w:jc w:val="both"/>
    </w:pPr>
    <w:rPr>
      <w:rFonts w:ascii="宋体"/>
      <w:sz w:val="21"/>
    </w:rPr>
  </w:style>
  <w:style w:type="paragraph" w:customStyle="1" w:styleId="afffffff7">
    <w:name w:val="表格正文"/>
    <w:basedOn w:val="aff"/>
    <w:link w:val="Char7"/>
    <w:qFormat/>
    <w:rsid w:val="00737CEA"/>
    <w:rPr>
      <w:rFonts w:ascii="Calibri" w:hAnsi="Calibri"/>
      <w:szCs w:val="20"/>
    </w:rPr>
  </w:style>
  <w:style w:type="character" w:customStyle="1" w:styleId="Char7">
    <w:name w:val="表格正文 Char"/>
    <w:link w:val="afffffff7"/>
    <w:qFormat/>
    <w:rsid w:val="00737CEA"/>
    <w:rPr>
      <w:rFonts w:ascii="Calibri" w:hAnsi="Calibri"/>
      <w:kern w:val="2"/>
      <w:sz w:val="21"/>
    </w:rPr>
  </w:style>
  <w:style w:type="paragraph" w:customStyle="1" w:styleId="afffffff8">
    <w:name w:val="表头"/>
    <w:basedOn w:val="afffffff7"/>
    <w:qFormat/>
    <w:rsid w:val="00737CEA"/>
    <w:pPr>
      <w:jc w:val="center"/>
    </w:pPr>
    <w:rPr>
      <w:bCs/>
    </w:rPr>
  </w:style>
  <w:style w:type="paragraph" w:customStyle="1" w:styleId="afffffff9">
    <w:name w:val="标准正文"/>
    <w:basedOn w:val="aff"/>
    <w:qFormat/>
    <w:rsid w:val="00737CEA"/>
    <w:pPr>
      <w:spacing w:line="360" w:lineRule="auto"/>
      <w:ind w:firstLineChars="200" w:firstLine="200"/>
    </w:pPr>
    <w:rPr>
      <w:rFonts w:ascii="Calibri" w:hAnsi="Calibri" w:cs="宋体"/>
      <w:szCs w:val="20"/>
    </w:rPr>
  </w:style>
  <w:style w:type="paragraph" w:customStyle="1" w:styleId="afffffffa">
    <w:name w:val="无标题条"/>
    <w:next w:val="aff"/>
    <w:qFormat/>
    <w:rsid w:val="00737CEA"/>
    <w:pPr>
      <w:jc w:val="both"/>
    </w:pPr>
    <w:rPr>
      <w:sz w:val="21"/>
    </w:rPr>
  </w:style>
  <w:style w:type="character" w:customStyle="1" w:styleId="Char1">
    <w:name w:val="纯文本 Char"/>
    <w:basedOn w:val="aff0"/>
    <w:link w:val="aff8"/>
    <w:qFormat/>
    <w:rsid w:val="00737CEA"/>
    <w:rPr>
      <w:rFonts w:ascii="宋体" w:hAnsi="Courier New"/>
      <w:kern w:val="2"/>
      <w:sz w:val="21"/>
    </w:rPr>
  </w:style>
  <w:style w:type="paragraph" w:customStyle="1" w:styleId="Char8">
    <w:name w:val="Char"/>
    <w:basedOn w:val="aff"/>
    <w:qFormat/>
    <w:rsid w:val="00737CEA"/>
    <w:pPr>
      <w:tabs>
        <w:tab w:val="left" w:pos="360"/>
      </w:tabs>
    </w:pPr>
    <w:rPr>
      <w:sz w:val="24"/>
    </w:rPr>
  </w:style>
  <w:style w:type="paragraph" w:customStyle="1" w:styleId="ListParagraph1">
    <w:name w:val="List Paragraph1"/>
    <w:basedOn w:val="aff"/>
    <w:uiPriority w:val="34"/>
    <w:qFormat/>
    <w:rsid w:val="00737CEA"/>
    <w:pPr>
      <w:ind w:firstLineChars="200" w:firstLine="420"/>
    </w:pPr>
  </w:style>
  <w:style w:type="paragraph" w:customStyle="1" w:styleId="Char10">
    <w:name w:val="Char1"/>
    <w:basedOn w:val="aff"/>
    <w:qFormat/>
    <w:rsid w:val="00737CEA"/>
    <w:pPr>
      <w:tabs>
        <w:tab w:val="left" w:pos="360"/>
      </w:tabs>
    </w:pPr>
    <w:rPr>
      <w:sz w:val="24"/>
    </w:rPr>
  </w:style>
  <w:style w:type="character" w:customStyle="1" w:styleId="Char0">
    <w:name w:val="批注文字 Char"/>
    <w:basedOn w:val="aff0"/>
    <w:link w:val="aff4"/>
    <w:qFormat/>
    <w:rsid w:val="00737CEA"/>
    <w:rPr>
      <w:kern w:val="2"/>
      <w:sz w:val="21"/>
      <w:szCs w:val="24"/>
    </w:rPr>
  </w:style>
  <w:style w:type="character" w:customStyle="1" w:styleId="Char">
    <w:name w:val="批注主题 Char"/>
    <w:basedOn w:val="Char0"/>
    <w:link w:val="aff3"/>
    <w:qFormat/>
    <w:rsid w:val="00737CEA"/>
    <w:rPr>
      <w:b/>
      <w:bCs/>
      <w:kern w:val="2"/>
      <w:sz w:val="21"/>
      <w:szCs w:val="24"/>
    </w:rPr>
  </w:style>
  <w:style w:type="character" w:customStyle="1" w:styleId="HTMLChar">
    <w:name w:val="HTML 预设格式 Char"/>
    <w:basedOn w:val="aff0"/>
    <w:link w:val="HTML"/>
    <w:qFormat/>
    <w:rsid w:val="00737CEA"/>
    <w:rPr>
      <w:rFonts w:ascii="宋体" w:hAnsi="宋体"/>
      <w:sz w:val="24"/>
      <w:szCs w:val="24"/>
    </w:rPr>
  </w:style>
  <w:style w:type="character" w:customStyle="1" w:styleId="fontborder">
    <w:name w:val="fontborder"/>
    <w:basedOn w:val="aff0"/>
    <w:qFormat/>
    <w:rsid w:val="00737CEA"/>
    <w:rPr>
      <w:bdr w:val="single" w:sz="6" w:space="0" w:color="000000"/>
    </w:rPr>
  </w:style>
  <w:style w:type="character" w:customStyle="1" w:styleId="fontstrikethrough">
    <w:name w:val="fontstrikethrough"/>
    <w:basedOn w:val="aff0"/>
    <w:qFormat/>
    <w:rsid w:val="00737CEA"/>
    <w:rPr>
      <w:strike/>
    </w:rPr>
  </w:style>
  <w:style w:type="character" w:customStyle="1" w:styleId="legend">
    <w:name w:val="legend"/>
    <w:basedOn w:val="aff0"/>
    <w:qFormat/>
    <w:rsid w:val="00737CEA"/>
    <w:rPr>
      <w:rFonts w:ascii="Arial" w:hAnsi="Arial" w:cs="Arial"/>
      <w:b/>
      <w:color w:val="73B304"/>
      <w:sz w:val="21"/>
      <w:szCs w:val="21"/>
      <w:shd w:val="clear" w:color="auto" w:fill="FFFFFF"/>
    </w:rPr>
  </w:style>
  <w:style w:type="character" w:customStyle="1" w:styleId="num10">
    <w:name w:val="num10"/>
    <w:basedOn w:val="aff0"/>
    <w:qFormat/>
    <w:rsid w:val="00737CEA"/>
    <w:rPr>
      <w:b/>
      <w:color w:val="FF7800"/>
    </w:rPr>
  </w:style>
  <w:style w:type="character" w:customStyle="1" w:styleId="release-day">
    <w:name w:val="release-day"/>
    <w:basedOn w:val="aff0"/>
    <w:qFormat/>
    <w:rsid w:val="00737CEA"/>
    <w:rPr>
      <w:bdr w:val="single" w:sz="6" w:space="0" w:color="BDEBB0"/>
      <w:shd w:val="clear" w:color="auto" w:fill="F5FFF1"/>
    </w:rPr>
  </w:style>
  <w:style w:type="character" w:customStyle="1" w:styleId="leix4">
    <w:name w:val="leix4"/>
    <w:basedOn w:val="aff0"/>
    <w:qFormat/>
    <w:rsid w:val="00737CEA"/>
  </w:style>
  <w:style w:type="character" w:customStyle="1" w:styleId="star1">
    <w:name w:val="star1"/>
    <w:basedOn w:val="aff0"/>
    <w:qFormat/>
    <w:rsid w:val="00737CEA"/>
  </w:style>
  <w:style w:type="character" w:customStyle="1" w:styleId="huanbtn">
    <w:name w:val="huanbtn"/>
    <w:basedOn w:val="aff0"/>
    <w:qFormat/>
    <w:rsid w:val="00737CEA"/>
    <w:rPr>
      <w:color w:val="FFFFFF"/>
      <w:sz w:val="21"/>
      <w:szCs w:val="21"/>
      <w:shd w:val="clear" w:color="auto" w:fill="94C804"/>
    </w:rPr>
  </w:style>
  <w:style w:type="character" w:customStyle="1" w:styleId="time2">
    <w:name w:val="time2"/>
    <w:basedOn w:val="aff0"/>
    <w:qFormat/>
    <w:rsid w:val="00737CEA"/>
  </w:style>
  <w:style w:type="character" w:customStyle="1" w:styleId="time3">
    <w:name w:val="time3"/>
    <w:basedOn w:val="aff0"/>
    <w:qFormat/>
    <w:rsid w:val="00737CEA"/>
  </w:style>
  <w:style w:type="character" w:customStyle="1" w:styleId="time4">
    <w:name w:val="time4"/>
    <w:basedOn w:val="aff0"/>
    <w:qFormat/>
    <w:rsid w:val="00737CEA"/>
    <w:rPr>
      <w:vanish/>
    </w:rPr>
  </w:style>
  <w:style w:type="character" w:customStyle="1" w:styleId="star5">
    <w:name w:val="star5"/>
    <w:basedOn w:val="aff0"/>
    <w:qFormat/>
    <w:rsid w:val="00737CEA"/>
  </w:style>
  <w:style w:type="character" w:customStyle="1" w:styleId="name10">
    <w:name w:val="name10"/>
    <w:basedOn w:val="aff0"/>
    <w:qFormat/>
    <w:rsid w:val="00737CEA"/>
  </w:style>
  <w:style w:type="character" w:customStyle="1" w:styleId="name11">
    <w:name w:val="name11"/>
    <w:basedOn w:val="aff0"/>
    <w:qFormat/>
    <w:rsid w:val="00737CEA"/>
  </w:style>
  <w:style w:type="character" w:customStyle="1" w:styleId="lan4">
    <w:name w:val="lan4"/>
    <w:basedOn w:val="aff0"/>
    <w:qFormat/>
    <w:rsid w:val="00737CEA"/>
  </w:style>
  <w:style w:type="character" w:customStyle="1" w:styleId="bb">
    <w:name w:val="bb"/>
    <w:basedOn w:val="aff0"/>
    <w:qFormat/>
    <w:rsid w:val="00737CEA"/>
  </w:style>
  <w:style w:type="character" w:customStyle="1" w:styleId="bb1">
    <w:name w:val="bb1"/>
    <w:basedOn w:val="aff0"/>
    <w:qFormat/>
    <w:rsid w:val="00737CEA"/>
    <w:rPr>
      <w:color w:val="999999"/>
    </w:rPr>
  </w:style>
  <w:style w:type="character" w:customStyle="1" w:styleId="ipinfo">
    <w:name w:val="ipinfo"/>
    <w:basedOn w:val="aff0"/>
    <w:qFormat/>
    <w:rsid w:val="00737CEA"/>
    <w:rPr>
      <w:color w:val="444444"/>
    </w:rPr>
  </w:style>
  <w:style w:type="character" w:customStyle="1" w:styleId="icon">
    <w:name w:val="icon"/>
    <w:basedOn w:val="aff0"/>
    <w:qFormat/>
    <w:rsid w:val="00737CEA"/>
  </w:style>
  <w:style w:type="character" w:customStyle="1" w:styleId="cur3">
    <w:name w:val="cur3"/>
    <w:basedOn w:val="aff0"/>
    <w:qFormat/>
    <w:rsid w:val="00737CEA"/>
    <w:rPr>
      <w:color w:val="FFFFFF"/>
      <w:shd w:val="clear" w:color="auto" w:fill="008EE1"/>
    </w:rPr>
  </w:style>
  <w:style w:type="character" w:customStyle="1" w:styleId="cur4">
    <w:name w:val="cur4"/>
    <w:basedOn w:val="aff0"/>
    <w:qFormat/>
    <w:rsid w:val="00737CEA"/>
    <w:rPr>
      <w:shd w:val="clear" w:color="auto" w:fill="288BDE"/>
    </w:rPr>
  </w:style>
  <w:style w:type="character" w:customStyle="1" w:styleId="cur5">
    <w:name w:val="cur5"/>
    <w:basedOn w:val="aff0"/>
    <w:qFormat/>
    <w:rsid w:val="00737CEA"/>
    <w:rPr>
      <w:color w:val="FFFFFF"/>
      <w:shd w:val="clear" w:color="auto" w:fill="018DE2"/>
    </w:rPr>
  </w:style>
  <w:style w:type="character" w:customStyle="1" w:styleId="cur6">
    <w:name w:val="cur6"/>
    <w:basedOn w:val="aff0"/>
    <w:qFormat/>
    <w:rsid w:val="00737CEA"/>
  </w:style>
  <w:style w:type="character" w:customStyle="1" w:styleId="cur7">
    <w:name w:val="cur7"/>
    <w:basedOn w:val="aff0"/>
    <w:qFormat/>
    <w:rsid w:val="00737CEA"/>
    <w:rPr>
      <w:color w:val="D00B03"/>
    </w:rPr>
  </w:style>
  <w:style w:type="character" w:customStyle="1" w:styleId="cur8">
    <w:name w:val="cur8"/>
    <w:basedOn w:val="aff0"/>
    <w:qFormat/>
    <w:rsid w:val="00737CEA"/>
    <w:rPr>
      <w:color w:val="231400"/>
      <w:bdr w:val="single" w:sz="6" w:space="0" w:color="EDEDED"/>
    </w:rPr>
  </w:style>
  <w:style w:type="character" w:customStyle="1" w:styleId="cur9">
    <w:name w:val="cur9"/>
    <w:basedOn w:val="aff0"/>
    <w:qFormat/>
    <w:rsid w:val="00737CEA"/>
    <w:rPr>
      <w:color w:val="2266BB"/>
    </w:rPr>
  </w:style>
  <w:style w:type="character" w:customStyle="1" w:styleId="size2">
    <w:name w:val="size2"/>
    <w:basedOn w:val="aff0"/>
    <w:qFormat/>
    <w:rsid w:val="00737CEA"/>
  </w:style>
  <w:style w:type="character" w:customStyle="1" w:styleId="down2">
    <w:name w:val="down2"/>
    <w:basedOn w:val="aff0"/>
    <w:qFormat/>
    <w:rsid w:val="00737CEA"/>
    <w:rPr>
      <w:vanish/>
    </w:rPr>
  </w:style>
  <w:style w:type="character" w:customStyle="1" w:styleId="down3">
    <w:name w:val="down3"/>
    <w:basedOn w:val="aff0"/>
    <w:qFormat/>
    <w:rsid w:val="00737CEA"/>
    <w:rPr>
      <w:shd w:val="clear" w:color="auto" w:fill="94C804"/>
    </w:rPr>
  </w:style>
  <w:style w:type="character" w:customStyle="1" w:styleId="star22">
    <w:name w:val="star22"/>
    <w:basedOn w:val="aff0"/>
    <w:qFormat/>
    <w:rsid w:val="00737CEA"/>
  </w:style>
  <w:style w:type="character" w:customStyle="1" w:styleId="hover22">
    <w:name w:val="hover22"/>
    <w:basedOn w:val="aff0"/>
    <w:qFormat/>
    <w:rsid w:val="00737CEA"/>
    <w:rPr>
      <w:color w:val="008EE1"/>
    </w:rPr>
  </w:style>
  <w:style w:type="character" w:customStyle="1" w:styleId="star3">
    <w:name w:val="star3"/>
    <w:basedOn w:val="aff0"/>
    <w:qFormat/>
    <w:rsid w:val="00737CEA"/>
  </w:style>
  <w:style w:type="character" w:customStyle="1" w:styleId="star42">
    <w:name w:val="star42"/>
    <w:basedOn w:val="aff0"/>
    <w:qFormat/>
    <w:rsid w:val="00737CEA"/>
  </w:style>
  <w:style w:type="character" w:customStyle="1" w:styleId="bg">
    <w:name w:val="bg"/>
    <w:basedOn w:val="aff0"/>
    <w:qFormat/>
    <w:rsid w:val="00737CEA"/>
  </w:style>
  <w:style w:type="paragraph" w:customStyle="1" w:styleId="abstract">
    <w:name w:val="abstract"/>
    <w:basedOn w:val="aff"/>
    <w:qFormat/>
    <w:rsid w:val="00737CEA"/>
    <w:pPr>
      <w:jc w:val="left"/>
    </w:pPr>
    <w:rPr>
      <w:kern w:val="0"/>
    </w:rPr>
  </w:style>
  <w:style w:type="character" w:customStyle="1" w:styleId="pa">
    <w:name w:val="pa"/>
    <w:basedOn w:val="aff0"/>
    <w:qFormat/>
    <w:rsid w:val="00737CEA"/>
  </w:style>
  <w:style w:type="character" w:customStyle="1" w:styleId="di">
    <w:name w:val="di"/>
    <w:basedOn w:val="aff0"/>
    <w:qFormat/>
    <w:rsid w:val="00737CEA"/>
  </w:style>
  <w:style w:type="character" w:customStyle="1" w:styleId="special-symbol">
    <w:name w:val="special-symbol"/>
    <w:basedOn w:val="aff0"/>
    <w:qFormat/>
    <w:rsid w:val="00737CEA"/>
    <w:rPr>
      <w:rFonts w:ascii="Arial" w:hAnsi="Arial" w:cs="Arial" w:hint="eastAsia"/>
    </w:rPr>
  </w:style>
  <w:style w:type="character" w:customStyle="1" w:styleId="pr">
    <w:name w:val="pr"/>
    <w:basedOn w:val="aff0"/>
    <w:qFormat/>
    <w:rsid w:val="00737CEA"/>
  </w:style>
  <w:style w:type="character" w:customStyle="1" w:styleId="ps">
    <w:name w:val="ps"/>
    <w:basedOn w:val="aff0"/>
    <w:qFormat/>
    <w:rsid w:val="00737CEA"/>
  </w:style>
  <w:style w:type="character" w:customStyle="1" w:styleId="oh">
    <w:name w:val="oh"/>
    <w:basedOn w:val="aff0"/>
    <w:qFormat/>
    <w:rsid w:val="00737CEA"/>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customShpInfo spid="_x0000_s1029"/>
    <customShpInfo spid="_x0000_s1028"/>
    <customShpInfo spid="_x0000_s1027"/>
  </customShpExts>
</s:customData>
</file>

<file path=customXml/itemProps1.xml><?xml version="1.0" encoding="utf-8"?>
<ds:datastoreItem xmlns:ds="http://schemas.openxmlformats.org/officeDocument/2006/customXml" ds:itemID="{7AF92F42-0202-4F90-A1F7-D7542C89E34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1649</Words>
  <Characters>9402</Characters>
  <Application>Microsoft Office Word</Application>
  <DocSecurity>0</DocSecurity>
  <Lines>78</Lines>
  <Paragraphs>22</Paragraphs>
  <ScaleCrop>false</ScaleCrop>
  <Company>zle</Company>
  <LinksUpToDate>false</LinksUpToDate>
  <CharactersWithSpaces>11029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creator>LSY</dc:creator>
  <cp:lastModifiedBy>yang</cp:lastModifiedBy>
  <cp:revision>33</cp:revision>
  <cp:lastPrinted>2016-12-28T03:08:00Z</cp:lastPrinted>
  <dcterms:created xsi:type="dcterms:W3CDTF">2016-12-17T03:02:00Z</dcterms:created>
  <dcterms:modified xsi:type="dcterms:W3CDTF">2017-03-24T07:33:00Z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2052-10.8.0.5874</vt:lpwstr>
  </property>
</Properties>
</file>